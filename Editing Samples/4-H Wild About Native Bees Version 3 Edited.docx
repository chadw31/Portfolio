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B85F8" w14:textId="77777777" w:rsidR="00B120EF" w:rsidRDefault="00A579AF" w:rsidP="00EF4780">
      <w:pPr>
        <w:pStyle w:val="Title"/>
        <w:jc w:val="center"/>
      </w:pPr>
      <w:r>
        <w:t>Wild About Native Bees</w:t>
      </w:r>
      <w:r w:rsidR="005F52B9">
        <w:t xml:space="preserve"> Day Camp</w:t>
      </w:r>
    </w:p>
    <w:p w14:paraId="262F5F93" w14:textId="77777777" w:rsidR="005F52B9" w:rsidRDefault="005F52B9" w:rsidP="0003661F">
      <w:pPr>
        <w:pStyle w:val="Subtitle"/>
        <w:pBdr>
          <w:bottom w:val="single" w:sz="4" w:space="1" w:color="auto"/>
        </w:pBdr>
      </w:pPr>
    </w:p>
    <w:p w14:paraId="02725423" w14:textId="3462F26E" w:rsidR="0003661F" w:rsidRDefault="0003661F" w:rsidP="004B0C42">
      <w:r>
        <w:rPr>
          <w:b/>
        </w:rPr>
        <w:t xml:space="preserve">Description: </w:t>
      </w:r>
      <w:r w:rsidRPr="0003661F">
        <w:t>Experience life as a</w:t>
      </w:r>
      <w:r w:rsidR="00313191">
        <w:t xml:space="preserve"> native bee</w:t>
      </w:r>
      <w:ins w:id="0" w:author="Author">
        <w:r w:rsidR="00E50CE1">
          <w:t>,</w:t>
        </w:r>
      </w:ins>
      <w:r>
        <w:t xml:space="preserve"> in the </w:t>
      </w:r>
      <w:r w:rsidR="00A579AF">
        <w:t>Wild About Native Bees</w:t>
      </w:r>
      <w:r w:rsidR="007C26F6">
        <w:t xml:space="preserve"> day camp. In this camp</w:t>
      </w:r>
      <w:ins w:id="1" w:author="Author">
        <w:r w:rsidR="00E50CE1">
          <w:t>,</w:t>
        </w:r>
      </w:ins>
      <w:r w:rsidR="007C26F6">
        <w:t xml:space="preserve"> youth will l</w:t>
      </w:r>
      <w:r w:rsidRPr="0003661F">
        <w:t xml:space="preserve">earn about </w:t>
      </w:r>
      <w:r w:rsidR="00313191">
        <w:t>native bees (hint: they are not the same as honey bees)</w:t>
      </w:r>
      <w:ins w:id="2" w:author="Author">
        <w:r w:rsidR="00E50CE1">
          <w:t>,</w:t>
        </w:r>
      </w:ins>
      <w:r w:rsidR="00313191">
        <w:t xml:space="preserve"> and their importance as pollinators of food crops</w:t>
      </w:r>
      <w:r w:rsidR="007C26F6">
        <w:t xml:space="preserve">. Youth will explore the </w:t>
      </w:r>
      <w:r w:rsidR="00313191">
        <w:t>role of native bees as pollinators</w:t>
      </w:r>
      <w:r w:rsidR="007C26F6">
        <w:t xml:space="preserve"> </w:t>
      </w:r>
      <w:r w:rsidR="00F8539F">
        <w:t>through modeling</w:t>
      </w:r>
      <w:r w:rsidR="00313191">
        <w:t xml:space="preserve"> </w:t>
      </w:r>
      <w:r w:rsidR="007C26F6">
        <w:t>as they get food</w:t>
      </w:r>
      <w:r w:rsidR="00313191">
        <w:t xml:space="preserve"> for themselves and their young while at the same time helping food crops produce fruit for us to eat. Youth will discuss challenges the native bees face and use a map to show how creating and preserving habitat can help native bee populations. Youth should leave the program understanding that without native bees and other pollinators, we wouldn’t have many of the foods we eat every day. </w:t>
      </w:r>
      <w:r w:rsidR="007C26F6">
        <w:t xml:space="preserve">Youth </w:t>
      </w:r>
      <w:r w:rsidR="00313191">
        <w:t>apply what they have learned and participate in citizen science by making bee nests to take home and observe</w:t>
      </w:r>
      <w:r w:rsidRPr="0003661F">
        <w:t>.</w:t>
      </w:r>
      <w:r>
        <w:t xml:space="preserve"> </w:t>
      </w:r>
    </w:p>
    <w:p w14:paraId="77126BFF" w14:textId="4B5F1CA6" w:rsidR="002127FB" w:rsidRDefault="0003661F" w:rsidP="004B0C42">
      <w:r w:rsidRPr="002127FB">
        <w:rPr>
          <w:b/>
        </w:rPr>
        <w:t>Background</w:t>
      </w:r>
      <w:r w:rsidR="00B605C1">
        <w:rPr>
          <w:b/>
        </w:rPr>
        <w:t xml:space="preserve"> and Teen Leaders</w:t>
      </w:r>
      <w:r w:rsidRPr="002127FB">
        <w:rPr>
          <w:b/>
        </w:rPr>
        <w:t>:</w:t>
      </w:r>
      <w:r>
        <w:t xml:space="preserve"> This camp is based on the 201</w:t>
      </w:r>
      <w:r w:rsidR="00313191">
        <w:t>9</w:t>
      </w:r>
      <w:r>
        <w:t xml:space="preserve"> National 4-H Council Ag Innovators Experience</w:t>
      </w:r>
      <w:r w:rsidR="002127FB">
        <w:t xml:space="preserve"> (AIE)</w:t>
      </w:r>
      <w:r>
        <w:t xml:space="preserve">: </w:t>
      </w:r>
      <w:r w:rsidR="00313191">
        <w:t>Native Bee</w:t>
      </w:r>
      <w:r w:rsidR="00223003">
        <w:t xml:space="preserve"> Challenge</w:t>
      </w:r>
      <w:r>
        <w:t xml:space="preserve">. Many of the activities </w:t>
      </w:r>
      <w:r w:rsidR="007C26F6">
        <w:t>are included in</w:t>
      </w:r>
      <w:r>
        <w:t xml:space="preserve"> the “Facilitators</w:t>
      </w:r>
      <w:ins w:id="3" w:author="Author">
        <w:r w:rsidR="009C5D57">
          <w:t>’</w:t>
        </w:r>
      </w:ins>
      <w:r>
        <w:t xml:space="preserve"> Guide” from the 2</w:t>
      </w:r>
      <w:r w:rsidR="002127FB">
        <w:t>01</w:t>
      </w:r>
      <w:r w:rsidR="00313191">
        <w:t>9</w:t>
      </w:r>
      <w:r w:rsidR="002127FB">
        <w:t xml:space="preserve"> AIE. The facilitators guide is available from</w:t>
      </w:r>
      <w:r w:rsidR="00783315">
        <w:t xml:space="preserve"> this National 4-H website:</w:t>
      </w:r>
      <w:r w:rsidR="002127FB">
        <w:t xml:space="preserve"> </w:t>
      </w:r>
      <w:hyperlink r:id="rId7" w:history="1">
        <w:r w:rsidR="00040430" w:rsidRPr="00726662">
          <w:rPr>
            <w:rStyle w:val="Hyperlink"/>
          </w:rPr>
          <w:t>https://4-h.org/professionals/marketing-resources/ag-innovators-experience/</w:t>
        </w:r>
      </w:hyperlink>
      <w:r w:rsidR="00040430">
        <w:t xml:space="preserve"> </w:t>
      </w:r>
      <w:r w:rsidR="00A21226">
        <w:t xml:space="preserve"> </w:t>
      </w:r>
      <w:r w:rsidR="00783315">
        <w:t>(you will need to log in to National 4-H to access the materials</w:t>
      </w:r>
      <w:ins w:id="4" w:author="Author">
        <w:r w:rsidR="007373FF">
          <w:t>;</w:t>
        </w:r>
      </w:ins>
      <w:del w:id="5" w:author="Author">
        <w:r w:rsidR="00783315" w:rsidDel="007373FF">
          <w:delText>,</w:delText>
        </w:r>
      </w:del>
      <w:r w:rsidR="00783315">
        <w:t xml:space="preserve"> anyone can create an account)</w:t>
      </w:r>
      <w:r w:rsidR="002127FB">
        <w:t xml:space="preserve">. The AIE workshops are facilitated by teen leaders that </w:t>
      </w:r>
      <w:r w:rsidR="007C26F6">
        <w:t xml:space="preserve">were </w:t>
      </w:r>
      <w:r w:rsidR="002127FB">
        <w:t>trained to lead th</w:t>
      </w:r>
      <w:r w:rsidR="007C26F6">
        <w:t>ese activities</w:t>
      </w:r>
      <w:r w:rsidR="002127FB">
        <w:t xml:space="preserve">. </w:t>
      </w:r>
      <w:r w:rsidR="00A54420" w:rsidRPr="00A54420">
        <w:rPr>
          <w:b/>
        </w:rPr>
        <w:t>I</w:t>
      </w:r>
      <w:r w:rsidR="002127FB" w:rsidRPr="00A54420">
        <w:rPr>
          <w:b/>
        </w:rPr>
        <w:t>t</w:t>
      </w:r>
      <w:r w:rsidR="002127FB" w:rsidRPr="009774BC">
        <w:rPr>
          <w:b/>
        </w:rPr>
        <w:t xml:space="preserve"> is highly recommended</w:t>
      </w:r>
      <w:r w:rsidR="002127FB">
        <w:t xml:space="preserve"> that you include a teen leader for your camp</w:t>
      </w:r>
      <w:r w:rsidR="00A6256B">
        <w:t xml:space="preserve">. If trained teen leaders are </w:t>
      </w:r>
      <w:r w:rsidR="00D451D7">
        <w:t>utilized,</w:t>
      </w:r>
      <w:r w:rsidR="007C26F6">
        <w:t xml:space="preserve"> </w:t>
      </w:r>
      <w:r w:rsidR="00C0074D">
        <w:t xml:space="preserve">kits with materials </w:t>
      </w:r>
      <w:r w:rsidR="00A6256B">
        <w:t xml:space="preserve">will </w:t>
      </w:r>
      <w:r w:rsidR="008B58A2">
        <w:t xml:space="preserve">be </w:t>
      </w:r>
      <w:r w:rsidR="00C0074D">
        <w:t>available</w:t>
      </w:r>
      <w:r w:rsidR="00A54420">
        <w:t xml:space="preserve"> </w:t>
      </w:r>
      <w:r w:rsidR="008B58A2">
        <w:t xml:space="preserve">to do </w:t>
      </w:r>
      <w:bookmarkStart w:id="6" w:name="_Hlk535393082"/>
      <w:r w:rsidR="008B58A2">
        <w:t>the “</w:t>
      </w:r>
      <w:r w:rsidR="00040430">
        <w:t>Model of Pollination</w:t>
      </w:r>
      <w:ins w:id="7" w:author="Author">
        <w:r w:rsidR="007373FF">
          <w:t>,</w:t>
        </w:r>
      </w:ins>
      <w:r w:rsidR="00C0074D">
        <w:t>”</w:t>
      </w:r>
      <w:del w:id="8" w:author="Author">
        <w:r w:rsidR="00A21226" w:rsidDel="007373FF">
          <w:delText>,</w:delText>
        </w:r>
      </w:del>
      <w:r w:rsidR="00A21226">
        <w:t xml:space="preserve"> </w:t>
      </w:r>
      <w:r w:rsidR="00C0074D">
        <w:t>“</w:t>
      </w:r>
      <w:r w:rsidR="00A21226">
        <w:t>Challenge</w:t>
      </w:r>
      <w:r w:rsidR="00040430">
        <w:t xml:space="preserve"> Map</w:t>
      </w:r>
      <w:ins w:id="9" w:author="Author">
        <w:r w:rsidR="007373FF">
          <w:t>,</w:t>
        </w:r>
      </w:ins>
      <w:r w:rsidR="00C0074D">
        <w:t xml:space="preserve">” </w:t>
      </w:r>
      <w:r w:rsidR="00A21226">
        <w:t>and “</w:t>
      </w:r>
      <w:r w:rsidR="00040430">
        <w:t xml:space="preserve">Native </w:t>
      </w:r>
      <w:r w:rsidR="00A21226">
        <w:t xml:space="preserve">Bee Nest” </w:t>
      </w:r>
      <w:r w:rsidR="00C0074D">
        <w:t xml:space="preserve">activities. </w:t>
      </w:r>
      <w:bookmarkEnd w:id="6"/>
      <w:r w:rsidR="002127FB">
        <w:t>To find a teen leader in your area</w:t>
      </w:r>
      <w:r w:rsidR="008B58A2">
        <w:t xml:space="preserve"> and</w:t>
      </w:r>
      <w:r w:rsidR="00C0074D">
        <w:t xml:space="preserve"> get the materials kit</w:t>
      </w:r>
      <w:r w:rsidR="002127FB">
        <w:t xml:space="preserve">, contact Maya </w:t>
      </w:r>
      <w:proofErr w:type="spellStart"/>
      <w:r w:rsidR="002127FB">
        <w:t>Hayslett</w:t>
      </w:r>
      <w:proofErr w:type="spellEnd"/>
      <w:r w:rsidR="002127FB">
        <w:t xml:space="preserve">, </w:t>
      </w:r>
      <w:hyperlink r:id="rId8" w:history="1">
        <w:r w:rsidR="002127FB" w:rsidRPr="000B0254">
          <w:rPr>
            <w:rStyle w:val="Hyperlink"/>
          </w:rPr>
          <w:t>hayslett@iastate.edu</w:t>
        </w:r>
      </w:hyperlink>
      <w:r w:rsidR="002127FB">
        <w:t xml:space="preserve"> or 319-321-1350.</w:t>
      </w:r>
      <w:r w:rsidR="00C0074D">
        <w:t xml:space="preserve"> Materials for other activities are not provided.</w:t>
      </w:r>
      <w:r w:rsidR="007C26F6">
        <w:t xml:space="preserve"> This camp can be led by any educator, using this curriculum; however, the materials for</w:t>
      </w:r>
      <w:r w:rsidR="00040430">
        <w:t xml:space="preserve"> the activities</w:t>
      </w:r>
      <w:r w:rsidR="007C26F6">
        <w:t xml:space="preserve"> </w:t>
      </w:r>
      <w:r w:rsidR="00A6256B">
        <w:t xml:space="preserve">will only be provided through the teen leaders. </w:t>
      </w:r>
      <w:r w:rsidR="00360358">
        <w:t>A</w:t>
      </w:r>
      <w:r w:rsidR="008B58A2">
        <w:t>dditional teen leaders</w:t>
      </w:r>
      <w:ins w:id="10" w:author="Author">
        <w:r w:rsidR="00565531">
          <w:t>,</w:t>
        </w:r>
      </w:ins>
      <w:r w:rsidR="008B58A2">
        <w:t xml:space="preserve"> and adults can be trained.</w:t>
      </w:r>
      <w:r w:rsidR="00360358">
        <w:t xml:space="preserve"> Contact Maya </w:t>
      </w:r>
      <w:proofErr w:type="spellStart"/>
      <w:r w:rsidR="00360358">
        <w:t>Hayslett</w:t>
      </w:r>
      <w:proofErr w:type="spellEnd"/>
      <w:r w:rsidR="00360358">
        <w:t xml:space="preserve"> (contact information above) well in advance of the camp to arrange training. </w:t>
      </w:r>
    </w:p>
    <w:p w14:paraId="18C61911" w14:textId="53FDADFF" w:rsidR="00C0074D" w:rsidRDefault="00C0074D" w:rsidP="004B0C42">
      <w:r w:rsidRPr="00C0074D">
        <w:rPr>
          <w:b/>
        </w:rPr>
        <w:t xml:space="preserve">Materials </w:t>
      </w:r>
      <w:ins w:id="11" w:author="Author">
        <w:r w:rsidR="002B0E00">
          <w:rPr>
            <w:b/>
          </w:rPr>
          <w:t>N</w:t>
        </w:r>
      </w:ins>
      <w:del w:id="12" w:author="Author">
        <w:r w:rsidRPr="00C0074D" w:rsidDel="002B0E00">
          <w:rPr>
            <w:b/>
          </w:rPr>
          <w:delText>n</w:delText>
        </w:r>
      </w:del>
      <w:r w:rsidRPr="00C0074D">
        <w:rPr>
          <w:b/>
        </w:rPr>
        <w:t>eeded:</w:t>
      </w:r>
    </w:p>
    <w:p w14:paraId="02BC5C4C" w14:textId="25524FBE" w:rsidR="00C0074D" w:rsidRDefault="00C0074D" w:rsidP="00955530">
      <w:pPr>
        <w:pStyle w:val="ListParagraph"/>
        <w:numPr>
          <w:ilvl w:val="0"/>
          <w:numId w:val="2"/>
        </w:numPr>
      </w:pPr>
      <w:r>
        <w:t xml:space="preserve">Kit for </w:t>
      </w:r>
      <w:r w:rsidR="00F759E5">
        <w:t xml:space="preserve">the </w:t>
      </w:r>
      <w:r w:rsidR="00A579AF">
        <w:t>Native Bee</w:t>
      </w:r>
      <w:r>
        <w:t xml:space="preserve"> </w:t>
      </w:r>
      <w:r w:rsidR="00F759E5">
        <w:t xml:space="preserve">Challenge (materials needed can also be found in the </w:t>
      </w:r>
      <w:commentRangeStart w:id="13"/>
      <w:r w:rsidR="00F759E5">
        <w:t>Facilitators</w:t>
      </w:r>
      <w:ins w:id="14" w:author="Author">
        <w:r w:rsidR="009C5D57">
          <w:t>’</w:t>
        </w:r>
        <w:commentRangeEnd w:id="13"/>
        <w:r w:rsidR="00CC4160">
          <w:rPr>
            <w:rStyle w:val="CommentReference"/>
          </w:rPr>
          <w:commentReference w:id="13"/>
        </w:r>
      </w:ins>
      <w:r w:rsidR="00F759E5">
        <w:t xml:space="preserve"> Guide</w:t>
      </w:r>
      <w:r w:rsidR="00B605C1">
        <w:t xml:space="preserve"> and from the website</w:t>
      </w:r>
      <w:r w:rsidR="00F759E5">
        <w:t xml:space="preserve"> if a kit is not available</w:t>
      </w:r>
      <w:r w:rsidR="009774BC">
        <w:t xml:space="preserve"> but will require additional materials and assembly</w:t>
      </w:r>
      <w:r w:rsidR="00F759E5">
        <w:t>)</w:t>
      </w:r>
    </w:p>
    <w:p w14:paraId="0F2D8F27" w14:textId="77777777" w:rsidR="00C0074D" w:rsidRDefault="00D451D7" w:rsidP="00955530">
      <w:pPr>
        <w:pStyle w:val="ListParagraph"/>
        <w:numPr>
          <w:ilvl w:val="0"/>
          <w:numId w:val="2"/>
        </w:numPr>
      </w:pPr>
      <w:r>
        <w:t xml:space="preserve">Teen </w:t>
      </w:r>
      <w:r w:rsidR="00F759E5">
        <w:t>Facilitator Guide for the</w:t>
      </w:r>
      <w:r w:rsidR="00A579AF">
        <w:t xml:space="preserve"> Native Bee</w:t>
      </w:r>
      <w:r w:rsidR="00F759E5">
        <w:t xml:space="preserve"> Challenge</w:t>
      </w:r>
    </w:p>
    <w:p w14:paraId="61D97FD8" w14:textId="77777777" w:rsidR="00F759E5" w:rsidRDefault="00DE7FEA" w:rsidP="00955530">
      <w:pPr>
        <w:pStyle w:val="ListParagraph"/>
        <w:numPr>
          <w:ilvl w:val="0"/>
          <w:numId w:val="2"/>
        </w:numPr>
      </w:pPr>
      <w:r>
        <w:t>201</w:t>
      </w:r>
      <w:r w:rsidR="00A579AF">
        <w:t>9</w:t>
      </w:r>
      <w:r>
        <w:t xml:space="preserve"> National 4-H Council Ag Innovators Experience</w:t>
      </w:r>
      <w:r w:rsidR="00AD3C66">
        <w:t xml:space="preserve"> w</w:t>
      </w:r>
      <w:r>
        <w:t>ebsite with Power</w:t>
      </w:r>
      <w:r w:rsidR="007C26F6">
        <w:t xml:space="preserve"> P</w:t>
      </w:r>
      <w:r>
        <w:t>oint and supplementary materials</w:t>
      </w:r>
    </w:p>
    <w:p w14:paraId="700A668B" w14:textId="77777777" w:rsidR="00B605C1" w:rsidRDefault="00B605C1" w:rsidP="00955530">
      <w:pPr>
        <w:pStyle w:val="ListParagraph"/>
        <w:numPr>
          <w:ilvl w:val="0"/>
          <w:numId w:val="2"/>
        </w:numPr>
      </w:pPr>
      <w:r>
        <w:t xml:space="preserve">Copies of paper materials from the </w:t>
      </w:r>
      <w:r w:rsidR="00360358">
        <w:t>Teen Facilitator</w:t>
      </w:r>
      <w:r>
        <w:t xml:space="preserve"> Guide</w:t>
      </w:r>
      <w:r w:rsidR="00AD3C66">
        <w:t xml:space="preserve"> and website</w:t>
      </w:r>
      <w:r w:rsidR="00B86047">
        <w:t xml:space="preserve"> as needed</w:t>
      </w:r>
    </w:p>
    <w:p w14:paraId="5A0CE3F9" w14:textId="7C387E0C" w:rsidR="00A54420" w:rsidRDefault="009774BC" w:rsidP="00A54420">
      <w:pPr>
        <w:pStyle w:val="ListParagraph"/>
        <w:numPr>
          <w:ilvl w:val="0"/>
          <w:numId w:val="2"/>
        </w:numPr>
      </w:pPr>
      <w:r>
        <w:t>Comp</w:t>
      </w:r>
      <w:r w:rsidR="00D76225">
        <w:t>uter, screen and projector for P</w:t>
      </w:r>
      <w:r>
        <w:t>ower</w:t>
      </w:r>
      <w:del w:id="15" w:author="Author">
        <w:r w:rsidR="007C26F6" w:rsidDel="005E48B7">
          <w:delText xml:space="preserve"> </w:delText>
        </w:r>
      </w:del>
      <w:r w:rsidR="007C26F6">
        <w:t>P</w:t>
      </w:r>
      <w:r>
        <w:t>oint</w:t>
      </w:r>
      <w:r w:rsidR="00617014">
        <w:t>, websites</w:t>
      </w:r>
      <w:ins w:id="16" w:author="Author">
        <w:r w:rsidR="00953BAF">
          <w:t>,</w:t>
        </w:r>
      </w:ins>
      <w:r>
        <w:t xml:space="preserve"> and videos</w:t>
      </w:r>
      <w:r w:rsidR="008B58A2">
        <w:t xml:space="preserve"> (poster</w:t>
      </w:r>
      <w:r w:rsidR="00A54420">
        <w:t>s with the storyboard can be used instead but will require additional materials)</w:t>
      </w:r>
    </w:p>
    <w:p w14:paraId="3B929C80" w14:textId="77777777" w:rsidR="00271AA2" w:rsidRDefault="00A54420" w:rsidP="00271AA2">
      <w:pPr>
        <w:pStyle w:val="ListParagraph"/>
        <w:numPr>
          <w:ilvl w:val="0"/>
          <w:numId w:val="2"/>
        </w:numPr>
      </w:pPr>
      <w:r w:rsidRPr="00A54420">
        <w:t xml:space="preserve">Pens and/or pencils for collecting data and recording observations and reflections </w:t>
      </w:r>
    </w:p>
    <w:p w14:paraId="028ABA90" w14:textId="5ED1F84C" w:rsidR="00B45A3B" w:rsidRDefault="00B45A3B" w:rsidP="00A54420">
      <w:pPr>
        <w:pStyle w:val="ListParagraph"/>
        <w:numPr>
          <w:ilvl w:val="0"/>
          <w:numId w:val="2"/>
        </w:numPr>
      </w:pPr>
      <w:r>
        <w:t>Some standard craft supplies</w:t>
      </w:r>
      <w:del w:id="17" w:author="Author">
        <w:r w:rsidDel="0042492E">
          <w:delText>,</w:delText>
        </w:r>
      </w:del>
      <w:r>
        <w:t xml:space="preserve"> </w:t>
      </w:r>
      <w:ins w:id="18" w:author="Author">
        <w:r w:rsidR="0042492E">
          <w:t>(</w:t>
        </w:r>
      </w:ins>
      <w:r>
        <w:t>see last page for list</w:t>
      </w:r>
      <w:ins w:id="19" w:author="Author">
        <w:r w:rsidR="0042492E">
          <w:t>)</w:t>
        </w:r>
      </w:ins>
    </w:p>
    <w:p w14:paraId="1F23D48C" w14:textId="77777777" w:rsidR="00271AA2" w:rsidRPr="00A54420" w:rsidRDefault="00271AA2" w:rsidP="00A54420">
      <w:pPr>
        <w:pStyle w:val="ListParagraph"/>
        <w:numPr>
          <w:ilvl w:val="0"/>
          <w:numId w:val="2"/>
        </w:numPr>
      </w:pPr>
      <w:r>
        <w:t>A sink if you choose to do the Bee Vision activity</w:t>
      </w:r>
    </w:p>
    <w:p w14:paraId="3C9DB51C" w14:textId="4C6E0F76" w:rsidR="002F5840" w:rsidRDefault="00EF4780" w:rsidP="004B0C42">
      <w:r>
        <w:rPr>
          <w:b/>
        </w:rPr>
        <w:t>Grade Level</w:t>
      </w:r>
      <w:r w:rsidR="004B0C42">
        <w:t>:</w:t>
      </w:r>
      <w:r w:rsidR="00040430">
        <w:t xml:space="preserve"> 3</w:t>
      </w:r>
      <w:r w:rsidR="00040430">
        <w:rPr>
          <w:vertAlign w:val="superscript"/>
        </w:rPr>
        <w:t>rd</w:t>
      </w:r>
      <w:ins w:id="20" w:author="Author">
        <w:r w:rsidR="0042492E">
          <w:t>–</w:t>
        </w:r>
      </w:ins>
      <w:del w:id="21" w:author="Author">
        <w:r w:rsidR="0003661F" w:rsidDel="0042492E">
          <w:delText>-</w:delText>
        </w:r>
      </w:del>
      <w:r w:rsidR="0003661F">
        <w:t>8</w:t>
      </w:r>
      <w:r w:rsidRPr="00EF4780">
        <w:rPr>
          <w:vertAlign w:val="superscript"/>
        </w:rPr>
        <w:t>th</w:t>
      </w:r>
      <w:r>
        <w:t xml:space="preserve"> Grades </w:t>
      </w:r>
      <w:r w:rsidR="002F5840" w:rsidRPr="002F5840">
        <w:t xml:space="preserve">(activities may be modified for </w:t>
      </w:r>
      <w:r w:rsidR="00F759E5">
        <w:t xml:space="preserve">younger or </w:t>
      </w:r>
      <w:r w:rsidR="002F5840" w:rsidRPr="002F5840">
        <w:t>older age groups if needed)</w:t>
      </w:r>
      <w:ins w:id="22" w:author="Author">
        <w:r w:rsidR="00FA6E3D">
          <w:t>.</w:t>
        </w:r>
      </w:ins>
    </w:p>
    <w:p w14:paraId="0939D123" w14:textId="77777777" w:rsidR="002F5840" w:rsidRDefault="00A77226" w:rsidP="004B0C42">
      <w:r w:rsidRPr="00ED1507">
        <w:rPr>
          <w:b/>
        </w:rPr>
        <w:t>Facilities</w:t>
      </w:r>
      <w:r w:rsidR="004B0C42">
        <w:t>:</w:t>
      </w:r>
      <w:r w:rsidR="00EF4780">
        <w:t xml:space="preserve"> </w:t>
      </w:r>
      <w:r w:rsidR="002F5840" w:rsidRPr="002F5840">
        <w:t>Location with adequate indoor work space with tables and</w:t>
      </w:r>
      <w:r w:rsidR="0003661F">
        <w:t xml:space="preserve"> an </w:t>
      </w:r>
      <w:r w:rsidR="002F5840" w:rsidRPr="002F5840">
        <w:t xml:space="preserve">outdoor space </w:t>
      </w:r>
      <w:r w:rsidR="0003661F">
        <w:t xml:space="preserve">for </w:t>
      </w:r>
      <w:r w:rsidR="00A579AF">
        <w:t>exploring nature.</w:t>
      </w:r>
    </w:p>
    <w:p w14:paraId="0A18D6A7" w14:textId="77777777" w:rsidR="004B0C42" w:rsidRDefault="004B0C42" w:rsidP="004B0C42">
      <w:r w:rsidRPr="00ED1507">
        <w:rPr>
          <w:b/>
        </w:rPr>
        <w:t>Facilitation</w:t>
      </w:r>
      <w:r>
        <w:t>:</w:t>
      </w:r>
      <w:r w:rsidR="00EF4780">
        <w:t xml:space="preserve"> </w:t>
      </w:r>
      <w:r w:rsidR="00834D86">
        <w:t>With a group of 12</w:t>
      </w:r>
      <w:r w:rsidR="00D936BC">
        <w:t xml:space="preserve"> youth, it is recommended to have </w:t>
      </w:r>
      <w:r w:rsidR="002127FB">
        <w:t>one adult facilitator and one teen leader (see background note above)</w:t>
      </w:r>
      <w:r w:rsidR="00D936BC">
        <w:t>. Ad</w:t>
      </w:r>
      <w:r w:rsidR="008B58A2">
        <w:t xml:space="preserve">ditional helpers </w:t>
      </w:r>
      <w:r w:rsidR="00D936BC">
        <w:t>such as older youth or adult volunteers</w:t>
      </w:r>
      <w:r w:rsidR="008B58A2">
        <w:t xml:space="preserve"> would be beneficial</w:t>
      </w:r>
      <w:r w:rsidR="00D936BC">
        <w:t>.</w:t>
      </w:r>
      <w:r w:rsidR="008E249E">
        <w:t xml:space="preserve"> </w:t>
      </w:r>
    </w:p>
    <w:p w14:paraId="75EF7B36" w14:textId="4BFB8043" w:rsidR="003351E3" w:rsidRDefault="00C0074D" w:rsidP="003351E3">
      <w:r w:rsidRPr="00C0074D">
        <w:rPr>
          <w:b/>
        </w:rPr>
        <w:t>Preparation</w:t>
      </w:r>
      <w:r w:rsidR="003351E3" w:rsidRPr="00C0074D">
        <w:rPr>
          <w:b/>
        </w:rPr>
        <w:t>:</w:t>
      </w:r>
      <w:r>
        <w:t xml:space="preserve"> It is highly recommended </w:t>
      </w:r>
      <w:r w:rsidR="006829AE">
        <w:t>that y</w:t>
      </w:r>
      <w:r w:rsidR="006D7C1F">
        <w:t>ou read through the facilitator</w:t>
      </w:r>
      <w:r w:rsidR="006829AE">
        <w:t xml:space="preserve"> guide before leading the camp. The first part of the guide provides background information on </w:t>
      </w:r>
      <w:r w:rsidR="00A579AF">
        <w:t>native bee</w:t>
      </w:r>
      <w:r w:rsidR="006829AE">
        <w:t xml:space="preserve"> biology, </w:t>
      </w:r>
      <w:r w:rsidR="00A579AF">
        <w:t>challenges the native bees face</w:t>
      </w:r>
      <w:r w:rsidR="006829AE">
        <w:t xml:space="preserve">, the importance of </w:t>
      </w:r>
      <w:r w:rsidR="00A579AF">
        <w:t xml:space="preserve">pollination for </w:t>
      </w:r>
      <w:r w:rsidR="006829AE">
        <w:t>agriculture, the importance of biodiversity, and conservation strategies to help</w:t>
      </w:r>
      <w:r w:rsidR="00A579AF">
        <w:t xml:space="preserve"> native bees</w:t>
      </w:r>
      <w:r w:rsidR="006829AE">
        <w:t xml:space="preserve"> and increase biodiversity</w:t>
      </w:r>
      <w:r w:rsidR="005D6F7D">
        <w:t xml:space="preserve">. The rest of the guide has detailed instructions for </w:t>
      </w:r>
      <w:r w:rsidR="008E249E">
        <w:t xml:space="preserve">leading </w:t>
      </w:r>
      <w:r w:rsidR="00A579AF">
        <w:t>the “</w:t>
      </w:r>
      <w:r w:rsidR="00040430">
        <w:t>Model of Pollination</w:t>
      </w:r>
      <w:ins w:id="23" w:author="Author">
        <w:r w:rsidR="00F0691C">
          <w:t>,</w:t>
        </w:r>
      </w:ins>
      <w:r w:rsidR="00040430">
        <w:t>”</w:t>
      </w:r>
      <w:del w:id="24" w:author="Author">
        <w:r w:rsidR="00040430" w:rsidDel="00F0691C">
          <w:delText>,</w:delText>
        </w:r>
      </w:del>
      <w:r w:rsidR="00040430">
        <w:t xml:space="preserve"> “</w:t>
      </w:r>
      <w:r w:rsidR="00A579AF">
        <w:t>Challenge</w:t>
      </w:r>
      <w:r w:rsidR="00040430">
        <w:t xml:space="preserve"> Map</w:t>
      </w:r>
      <w:ins w:id="25" w:author="Author">
        <w:r w:rsidR="00F0691C">
          <w:t>,</w:t>
        </w:r>
      </w:ins>
      <w:r w:rsidR="00A579AF">
        <w:t>” and “</w:t>
      </w:r>
      <w:r w:rsidR="00040430">
        <w:t xml:space="preserve">Native </w:t>
      </w:r>
      <w:r w:rsidR="00A579AF">
        <w:t xml:space="preserve">Bee Nest” activities </w:t>
      </w:r>
      <w:r w:rsidR="00437163">
        <w:t>as well</w:t>
      </w:r>
      <w:r w:rsidR="008B58A2">
        <w:t xml:space="preserve"> as directions for </w:t>
      </w:r>
      <w:r w:rsidR="00437163">
        <w:t xml:space="preserve">other </w:t>
      </w:r>
      <w:r w:rsidR="008E249E">
        <w:t xml:space="preserve">supplemental </w:t>
      </w:r>
      <w:r w:rsidR="00437163">
        <w:t>activities.</w:t>
      </w:r>
    </w:p>
    <w:p w14:paraId="7F56CFCF" w14:textId="77777777" w:rsidR="00F759E5" w:rsidRDefault="00F759E5" w:rsidP="003351E3">
      <w:r w:rsidRPr="00F759E5">
        <w:rPr>
          <w:b/>
        </w:rPr>
        <w:lastRenderedPageBreak/>
        <w:t>Evaluation:</w:t>
      </w:r>
      <w:r>
        <w:t xml:space="preserve"> </w:t>
      </w:r>
      <w:r w:rsidR="008B58A2">
        <w:t>This curriculum was developed for the</w:t>
      </w:r>
      <w:r>
        <w:t xml:space="preserve"> 201</w:t>
      </w:r>
      <w:r w:rsidR="00A579AF">
        <w:t>9</w:t>
      </w:r>
      <w:r>
        <w:t xml:space="preserve"> National 4-H Council Ag Innovators Experience (AIE). </w:t>
      </w:r>
      <w:r w:rsidR="008B58A2">
        <w:t>We are expected to track</w:t>
      </w:r>
      <w:r>
        <w:t xml:space="preserve"> and</w:t>
      </w:r>
      <w:r w:rsidR="008B58A2">
        <w:t xml:space="preserve"> evaluate the program. Please ask</w:t>
      </w:r>
      <w:r>
        <w:t xml:space="preserve"> youth </w:t>
      </w:r>
      <w:r w:rsidR="008B58A2">
        <w:t xml:space="preserve">to </w:t>
      </w:r>
      <w:r>
        <w:t>complete the “Pa</w:t>
      </w:r>
      <w:r w:rsidR="00B949EB">
        <w:t xml:space="preserve">rticipant Evaluation Sheet” </w:t>
      </w:r>
      <w:r>
        <w:t xml:space="preserve">and contact Maya </w:t>
      </w:r>
      <w:proofErr w:type="spellStart"/>
      <w:r>
        <w:t>Hayslett</w:t>
      </w:r>
      <w:proofErr w:type="spellEnd"/>
      <w:r>
        <w:t xml:space="preserve">, </w:t>
      </w:r>
      <w:hyperlink r:id="rId12" w:history="1">
        <w:r w:rsidRPr="000B0254">
          <w:rPr>
            <w:rStyle w:val="Hyperlink"/>
          </w:rPr>
          <w:t>hayslett@iastate.edu</w:t>
        </w:r>
      </w:hyperlink>
      <w:r>
        <w:t xml:space="preserve"> or 319-321-1350, to have them collected. </w:t>
      </w:r>
    </w:p>
    <w:p w14:paraId="406F2884" w14:textId="77777777" w:rsidR="009774BC" w:rsidRPr="008F1A0D" w:rsidRDefault="00B45A3B" w:rsidP="003351E3">
      <w:pPr>
        <w:rPr>
          <w:b/>
          <w:sz w:val="32"/>
          <w:szCs w:val="32"/>
        </w:rPr>
      </w:pPr>
      <w:r>
        <w:rPr>
          <w:b/>
          <w:sz w:val="32"/>
          <w:szCs w:val="32"/>
        </w:rPr>
        <w:t>S</w:t>
      </w:r>
      <w:r w:rsidR="008F1A0D" w:rsidRPr="008F1A0D">
        <w:rPr>
          <w:b/>
          <w:sz w:val="32"/>
          <w:szCs w:val="32"/>
        </w:rPr>
        <w:t>chedule</w:t>
      </w:r>
    </w:p>
    <w:tbl>
      <w:tblPr>
        <w:tblStyle w:val="TableGrid"/>
        <w:tblW w:w="10885" w:type="dxa"/>
        <w:tblLayout w:type="fixed"/>
        <w:tblLook w:val="04A0" w:firstRow="1" w:lastRow="0" w:firstColumn="1" w:lastColumn="0" w:noHBand="0" w:noVBand="1"/>
      </w:tblPr>
      <w:tblGrid>
        <w:gridCol w:w="1476"/>
        <w:gridCol w:w="6709"/>
        <w:gridCol w:w="2700"/>
      </w:tblGrid>
      <w:tr w:rsidR="00B24A4D" w14:paraId="694CC1C3" w14:textId="77777777" w:rsidTr="000D2999">
        <w:tc>
          <w:tcPr>
            <w:tcW w:w="1476" w:type="dxa"/>
          </w:tcPr>
          <w:p w14:paraId="03723496" w14:textId="77777777" w:rsidR="00B24A4D" w:rsidRPr="00205F16" w:rsidRDefault="00B24A4D" w:rsidP="00205F16">
            <w:pPr>
              <w:jc w:val="center"/>
              <w:rPr>
                <w:b/>
              </w:rPr>
            </w:pPr>
            <w:r w:rsidRPr="00205F16">
              <w:rPr>
                <w:b/>
              </w:rPr>
              <w:t>Time</w:t>
            </w:r>
          </w:p>
        </w:tc>
        <w:tc>
          <w:tcPr>
            <w:tcW w:w="6709" w:type="dxa"/>
          </w:tcPr>
          <w:p w14:paraId="4F580FCB" w14:textId="77777777" w:rsidR="00B24A4D" w:rsidRPr="00205F16" w:rsidRDefault="00B24A4D" w:rsidP="00205F16">
            <w:pPr>
              <w:jc w:val="center"/>
              <w:rPr>
                <w:b/>
              </w:rPr>
            </w:pPr>
            <w:r w:rsidRPr="00205F16">
              <w:rPr>
                <w:b/>
              </w:rPr>
              <w:t>Description and Resources</w:t>
            </w:r>
          </w:p>
        </w:tc>
        <w:tc>
          <w:tcPr>
            <w:tcW w:w="2700" w:type="dxa"/>
          </w:tcPr>
          <w:p w14:paraId="0062CC85" w14:textId="77777777" w:rsidR="00B24A4D" w:rsidRPr="00205F16" w:rsidRDefault="00B24A4D" w:rsidP="00205F16">
            <w:pPr>
              <w:jc w:val="center"/>
              <w:rPr>
                <w:b/>
              </w:rPr>
            </w:pPr>
            <w:r w:rsidRPr="00205F16">
              <w:rPr>
                <w:b/>
              </w:rPr>
              <w:t>Supplies</w:t>
            </w:r>
          </w:p>
        </w:tc>
      </w:tr>
      <w:tr w:rsidR="00B24A4D" w14:paraId="362ABEE9" w14:textId="77777777" w:rsidTr="000D2999">
        <w:tc>
          <w:tcPr>
            <w:tcW w:w="1476" w:type="dxa"/>
          </w:tcPr>
          <w:p w14:paraId="40B23F91" w14:textId="26960F11" w:rsidR="00B24A4D" w:rsidRDefault="004417A1" w:rsidP="00B24A4D">
            <w:r>
              <w:t>9:00</w:t>
            </w:r>
            <w:ins w:id="26" w:author="Author">
              <w:r w:rsidR="00BC4B8D">
                <w:t>–</w:t>
              </w:r>
            </w:ins>
            <w:del w:id="27" w:author="Author">
              <w:r w:rsidDel="00BC4B8D">
                <w:delText>-</w:delText>
              </w:r>
            </w:del>
            <w:r>
              <w:t>9:3</w:t>
            </w:r>
            <w:r w:rsidR="00DE7FEA">
              <w:t>0</w:t>
            </w:r>
          </w:p>
        </w:tc>
        <w:tc>
          <w:tcPr>
            <w:tcW w:w="6709" w:type="dxa"/>
          </w:tcPr>
          <w:p w14:paraId="113D6ADB" w14:textId="77777777" w:rsidR="00055DB7" w:rsidRDefault="00B24A4D" w:rsidP="00B24A4D">
            <w:r>
              <w:t>Welcome and Introductions</w:t>
            </w:r>
            <w:r w:rsidR="00B57799">
              <w:t>, What is 4-</w:t>
            </w:r>
            <w:proofErr w:type="gramStart"/>
            <w:r w:rsidR="00B57799">
              <w:t>H?,</w:t>
            </w:r>
            <w:proofErr w:type="gramEnd"/>
            <w:r w:rsidR="00B57799">
              <w:t xml:space="preserve"> Logistics</w:t>
            </w:r>
            <w:r w:rsidR="00C0074D">
              <w:t>, Ice Breaker</w:t>
            </w:r>
          </w:p>
          <w:p w14:paraId="7C390A7A" w14:textId="77777777" w:rsidR="007917E3" w:rsidRDefault="007917E3" w:rsidP="00B24A4D"/>
        </w:tc>
        <w:tc>
          <w:tcPr>
            <w:tcW w:w="2700" w:type="dxa"/>
          </w:tcPr>
          <w:p w14:paraId="3353EFFE" w14:textId="77777777" w:rsidR="00B24A4D" w:rsidRDefault="00B24A4D" w:rsidP="00B24A4D"/>
        </w:tc>
      </w:tr>
      <w:tr w:rsidR="004845BD" w14:paraId="48E00F3F" w14:textId="77777777" w:rsidTr="000D2999">
        <w:tc>
          <w:tcPr>
            <w:tcW w:w="1476" w:type="dxa"/>
          </w:tcPr>
          <w:p w14:paraId="20EAD01B" w14:textId="65CCCCE0" w:rsidR="00561091" w:rsidRDefault="004417A1" w:rsidP="00B24A4D">
            <w:r>
              <w:t>9:3</w:t>
            </w:r>
            <w:r w:rsidR="00DE7FEA">
              <w:t>0</w:t>
            </w:r>
            <w:ins w:id="28" w:author="Author">
              <w:r w:rsidR="00BC4B8D">
                <w:t>–</w:t>
              </w:r>
            </w:ins>
            <w:del w:id="29" w:author="Author">
              <w:r w:rsidR="00F14A12" w:rsidDel="00BC4B8D">
                <w:delText>-</w:delText>
              </w:r>
            </w:del>
            <w:r w:rsidR="00F14A12">
              <w:t>9:5</w:t>
            </w:r>
            <w:r w:rsidR="005A3653">
              <w:t>5</w:t>
            </w:r>
          </w:p>
        </w:tc>
        <w:tc>
          <w:tcPr>
            <w:tcW w:w="6709" w:type="dxa"/>
          </w:tcPr>
          <w:p w14:paraId="6B3E5F04" w14:textId="20FCF726" w:rsidR="004845BD" w:rsidRPr="00B45A3B" w:rsidRDefault="00604F5D" w:rsidP="00B24A4D">
            <w:r w:rsidRPr="00604F5D">
              <w:rPr>
                <w:b/>
              </w:rPr>
              <w:t>Activity</w:t>
            </w:r>
            <w:r w:rsidR="00437163">
              <w:t xml:space="preserve">: </w:t>
            </w:r>
            <w:r w:rsidR="00437163" w:rsidRPr="00B45A3B">
              <w:t>Wh</w:t>
            </w:r>
            <w:r w:rsidR="00B241B0" w:rsidRPr="00B45A3B">
              <w:t xml:space="preserve">at </w:t>
            </w:r>
            <w:ins w:id="30" w:author="Author">
              <w:r w:rsidR="00085524">
                <w:t>I</w:t>
              </w:r>
            </w:ins>
            <w:del w:id="31" w:author="Author">
              <w:r w:rsidR="00B241B0" w:rsidRPr="00B45A3B" w:rsidDel="00085524">
                <w:delText>i</w:delText>
              </w:r>
            </w:del>
            <w:r w:rsidR="00B241B0" w:rsidRPr="00B45A3B">
              <w:t xml:space="preserve">s a </w:t>
            </w:r>
            <w:ins w:id="32" w:author="Author">
              <w:r w:rsidR="00085524">
                <w:t>N</w:t>
              </w:r>
            </w:ins>
            <w:del w:id="33" w:author="Author">
              <w:r w:rsidR="00040430" w:rsidRPr="00B45A3B" w:rsidDel="00085524">
                <w:delText>n</w:delText>
              </w:r>
            </w:del>
            <w:r w:rsidR="00040430" w:rsidRPr="00B45A3B">
              <w:t xml:space="preserve">ative </w:t>
            </w:r>
            <w:ins w:id="34" w:author="Author">
              <w:r w:rsidR="00085524">
                <w:t>B</w:t>
              </w:r>
            </w:ins>
            <w:del w:id="35" w:author="Author">
              <w:r w:rsidR="00B241B0" w:rsidRPr="00B45A3B" w:rsidDel="00085524">
                <w:delText>b</w:delText>
              </w:r>
            </w:del>
            <w:r w:rsidR="00B241B0" w:rsidRPr="00B45A3B">
              <w:t>ee?</w:t>
            </w:r>
          </w:p>
          <w:p w14:paraId="52D01A08" w14:textId="29E89391" w:rsidR="00437163" w:rsidRDefault="00604F5D" w:rsidP="001C30C1">
            <w:r w:rsidRPr="00604F5D">
              <w:rPr>
                <w:b/>
              </w:rPr>
              <w:t>Description</w:t>
            </w:r>
            <w:r>
              <w:t xml:space="preserve">: </w:t>
            </w:r>
            <w:r w:rsidR="00437163" w:rsidRPr="00437163">
              <w:t xml:space="preserve">This </w:t>
            </w:r>
            <w:r w:rsidR="00437163">
              <w:t xml:space="preserve">interactive </w:t>
            </w:r>
            <w:r w:rsidR="00437163" w:rsidRPr="00437163">
              <w:t>presentation will use figures, discussion questions</w:t>
            </w:r>
            <w:ins w:id="36" w:author="Author">
              <w:r w:rsidR="005E48B7">
                <w:t>,</w:t>
              </w:r>
            </w:ins>
            <w:r w:rsidR="00437163" w:rsidRPr="00437163">
              <w:t xml:space="preserve"> and other tools to </w:t>
            </w:r>
            <w:r w:rsidR="00B241B0">
              <w:t>discuss with</w:t>
            </w:r>
            <w:r w:rsidR="00437163" w:rsidRPr="00437163">
              <w:t xml:space="preserve"> youth wh</w:t>
            </w:r>
            <w:r w:rsidR="00B241B0">
              <w:t>at makes an insect a bee, the biology of native bees, how native bees are different from honey bees, the importance of native bees for pollination</w:t>
            </w:r>
            <w:ins w:id="37" w:author="Author">
              <w:r w:rsidR="005E48B7">
                <w:t>,</w:t>
              </w:r>
            </w:ins>
            <w:r w:rsidR="00B241B0">
              <w:t xml:space="preserve"> and </w:t>
            </w:r>
            <w:r w:rsidR="00437163" w:rsidRPr="00437163">
              <w:t>how</w:t>
            </w:r>
            <w:r w:rsidR="00B241B0">
              <w:t xml:space="preserve"> native bees are in danger</w:t>
            </w:r>
            <w:r w:rsidR="00437163" w:rsidRPr="00437163">
              <w:t xml:space="preserve">. </w:t>
            </w:r>
          </w:p>
          <w:p w14:paraId="14838F3C" w14:textId="77777777" w:rsidR="00055DB7" w:rsidRDefault="00540397" w:rsidP="00D451D7">
            <w:r w:rsidRPr="00540397">
              <w:rPr>
                <w:b/>
              </w:rPr>
              <w:t>Instructions</w:t>
            </w:r>
            <w:r>
              <w:t xml:space="preserve">: </w:t>
            </w:r>
            <w:r w:rsidR="00F759E5">
              <w:t>Go through P</w:t>
            </w:r>
            <w:r w:rsidR="00070898">
              <w:t>ower</w:t>
            </w:r>
            <w:r w:rsidR="00D451D7">
              <w:t>P</w:t>
            </w:r>
            <w:r w:rsidR="00070898">
              <w:t>oint</w:t>
            </w:r>
            <w:r w:rsidR="008F1A0D">
              <w:t xml:space="preserve"> from the website, </w:t>
            </w:r>
            <w:r w:rsidR="00070898">
              <w:t>asking discussion</w:t>
            </w:r>
            <w:r w:rsidR="009B6A40">
              <w:t xml:space="preserve"> questions </w:t>
            </w:r>
            <w:r w:rsidR="00070898">
              <w:t>and doing activities as directed.</w:t>
            </w:r>
            <w:r w:rsidR="00BD2ACB">
              <w:t xml:space="preserve"> </w:t>
            </w:r>
          </w:p>
          <w:p w14:paraId="161A9A9C" w14:textId="77777777" w:rsidR="00946594" w:rsidRPr="00FC7052" w:rsidRDefault="00946594" w:rsidP="00D451D7"/>
        </w:tc>
        <w:tc>
          <w:tcPr>
            <w:tcW w:w="2700" w:type="dxa"/>
          </w:tcPr>
          <w:p w14:paraId="15AA13CA" w14:textId="77777777" w:rsidR="00DE7FEA" w:rsidRPr="00DE7FEA" w:rsidRDefault="00672A0E" w:rsidP="00F759E5">
            <w:pPr>
              <w:rPr>
                <w:b/>
              </w:rPr>
            </w:pPr>
            <w:r>
              <w:rPr>
                <w:b/>
              </w:rPr>
              <w:t>From website:</w:t>
            </w:r>
          </w:p>
          <w:p w14:paraId="38C5D9F1" w14:textId="7778EAED" w:rsidR="00BD2ACB" w:rsidRDefault="00437163" w:rsidP="00955530">
            <w:pPr>
              <w:pStyle w:val="ListParagraph"/>
              <w:numPr>
                <w:ilvl w:val="0"/>
                <w:numId w:val="8"/>
              </w:numPr>
              <w:ind w:left="342" w:hanging="342"/>
            </w:pPr>
            <w:r>
              <w:t>Po</w:t>
            </w:r>
            <w:r w:rsidR="00CB60E4">
              <w:t>werP</w:t>
            </w:r>
            <w:r w:rsidR="00DE7FEA">
              <w:t>oint</w:t>
            </w:r>
          </w:p>
          <w:p w14:paraId="1946B6D0" w14:textId="77777777" w:rsidR="00BD2ACB" w:rsidRDefault="00DE7FEA" w:rsidP="00B241B0">
            <w:pPr>
              <w:pStyle w:val="ListParagraph"/>
              <w:numPr>
                <w:ilvl w:val="0"/>
                <w:numId w:val="8"/>
              </w:numPr>
              <w:ind w:left="342" w:hanging="342"/>
            </w:pPr>
            <w:r>
              <w:t>D</w:t>
            </w:r>
            <w:r w:rsidR="00F759E5">
              <w:t>iscussion questions</w:t>
            </w:r>
          </w:p>
        </w:tc>
      </w:tr>
      <w:tr w:rsidR="00A54420" w14:paraId="6C635F0D" w14:textId="77777777" w:rsidTr="00946594">
        <w:trPr>
          <w:trHeight w:val="5057"/>
        </w:trPr>
        <w:tc>
          <w:tcPr>
            <w:tcW w:w="1476" w:type="dxa"/>
          </w:tcPr>
          <w:p w14:paraId="56B5BAE1" w14:textId="5A71D8D2" w:rsidR="00A54420" w:rsidRDefault="00F14A12" w:rsidP="00A54420">
            <w:r>
              <w:t>9:5</w:t>
            </w:r>
            <w:r w:rsidR="005A3653">
              <w:t>5</w:t>
            </w:r>
            <w:ins w:id="38" w:author="Author">
              <w:r w:rsidR="005E48B7">
                <w:t>–</w:t>
              </w:r>
            </w:ins>
            <w:del w:id="39" w:author="Author">
              <w:r w:rsidR="00A54420" w:rsidDel="005E48B7">
                <w:delText>-</w:delText>
              </w:r>
            </w:del>
            <w:r w:rsidR="00A54420">
              <w:t>10:</w:t>
            </w:r>
            <w:r>
              <w:t>1</w:t>
            </w:r>
            <w:r w:rsidR="005A3653">
              <w:t>5</w:t>
            </w:r>
          </w:p>
        </w:tc>
        <w:tc>
          <w:tcPr>
            <w:tcW w:w="6709" w:type="dxa"/>
          </w:tcPr>
          <w:p w14:paraId="14CF1F29" w14:textId="25894E8D" w:rsidR="00A54420" w:rsidRPr="00B949EB" w:rsidRDefault="00A54420" w:rsidP="00A54420">
            <w:pPr>
              <w:rPr>
                <w:b/>
              </w:rPr>
            </w:pPr>
            <w:r w:rsidRPr="00D451D7">
              <w:rPr>
                <w:b/>
              </w:rPr>
              <w:t>Activity</w:t>
            </w:r>
            <w:r w:rsidRPr="00B949EB">
              <w:rPr>
                <w:b/>
              </w:rPr>
              <w:t xml:space="preserve">: </w:t>
            </w:r>
            <w:r w:rsidR="00AF4ED8" w:rsidRPr="00B45A3B">
              <w:t xml:space="preserve">Flower </w:t>
            </w:r>
            <w:del w:id="40" w:author="Author">
              <w:r w:rsidR="00AF4ED8" w:rsidRPr="00B45A3B" w:rsidDel="00085524">
                <w:delText>d</w:delText>
              </w:r>
            </w:del>
            <w:ins w:id="41" w:author="Author">
              <w:r w:rsidR="00085524">
                <w:t>D</w:t>
              </w:r>
            </w:ins>
            <w:r w:rsidR="00AF4ED8" w:rsidRPr="00B45A3B">
              <w:t>issection</w:t>
            </w:r>
          </w:p>
          <w:p w14:paraId="68EB1E11" w14:textId="77777777" w:rsidR="00A54420" w:rsidRDefault="00A54420" w:rsidP="00A54420">
            <w:r w:rsidRPr="00540397">
              <w:rPr>
                <w:b/>
              </w:rPr>
              <w:t>Description</w:t>
            </w:r>
            <w:r>
              <w:t xml:space="preserve">: </w:t>
            </w:r>
            <w:r w:rsidR="00AF4ED8">
              <w:t xml:space="preserve">To better understand how pollination works, dissect a real flower to see the reproductive system. Use this lesson from Oregon State University to guide youth through the dissection. </w:t>
            </w:r>
            <w:hyperlink r:id="rId13" w:history="1">
              <w:r w:rsidR="00AF4ED8" w:rsidRPr="00726662">
                <w:rPr>
                  <w:rStyle w:val="Hyperlink"/>
                </w:rPr>
                <w:t>https://lpi.oregonstate.edu/sites/lpi.oregonstate.edu/files/pdf/hyp/lessons-manuals/K12/K5/grade_two_flower_dissection4-2-2016.pdf</w:t>
              </w:r>
            </w:hyperlink>
            <w:r w:rsidR="00AF4ED8">
              <w:t xml:space="preserve"> </w:t>
            </w:r>
          </w:p>
          <w:p w14:paraId="1EED5888" w14:textId="77777777" w:rsidR="00A54420" w:rsidRPr="00604F5D" w:rsidRDefault="00A54420" w:rsidP="00A54420">
            <w:pPr>
              <w:rPr>
                <w:b/>
              </w:rPr>
            </w:pPr>
            <w:r w:rsidRPr="00540397">
              <w:rPr>
                <w:b/>
              </w:rPr>
              <w:t>Instructions</w:t>
            </w:r>
            <w:r>
              <w:t>: Follow the instructions from “</w:t>
            </w:r>
            <w:r w:rsidR="006D7C1F">
              <w:t xml:space="preserve">Part 1. </w:t>
            </w:r>
            <w:r w:rsidR="00B241B0">
              <w:t>Bees at a Produce Farm</w:t>
            </w:r>
            <w:r>
              <w:t xml:space="preserve">” in the Teen Facilitator Guide. The </w:t>
            </w:r>
            <w:r w:rsidR="00B241B0">
              <w:t xml:space="preserve">flower cards and bee cards need to </w:t>
            </w:r>
            <w:r>
              <w:t xml:space="preserve">be available for each group. </w:t>
            </w:r>
          </w:p>
        </w:tc>
        <w:tc>
          <w:tcPr>
            <w:tcW w:w="2700" w:type="dxa"/>
          </w:tcPr>
          <w:p w14:paraId="126A1188" w14:textId="77777777" w:rsidR="00A54420" w:rsidRDefault="00A54420" w:rsidP="00A54420">
            <w:pPr>
              <w:rPr>
                <w:b/>
              </w:rPr>
            </w:pPr>
            <w:r w:rsidRPr="0016695E">
              <w:rPr>
                <w:b/>
              </w:rPr>
              <w:t xml:space="preserve">Per group of </w:t>
            </w:r>
            <w:r w:rsidR="00B241B0">
              <w:rPr>
                <w:b/>
              </w:rPr>
              <w:t>12</w:t>
            </w:r>
            <w:del w:id="42" w:author="Author">
              <w:r w:rsidRPr="0016695E" w:rsidDel="00C80757">
                <w:rPr>
                  <w:b/>
                </w:rPr>
                <w:delText>:</w:delText>
              </w:r>
            </w:del>
          </w:p>
          <w:p w14:paraId="0A2F43C2" w14:textId="3D355792" w:rsidR="00A54420" w:rsidRDefault="00903432" w:rsidP="00A54420">
            <w:pPr>
              <w:rPr>
                <w:b/>
              </w:rPr>
            </w:pPr>
            <w:ins w:id="43" w:author="Author">
              <w:r>
                <w:rPr>
                  <w:b/>
                </w:rPr>
                <w:t>N</w:t>
              </w:r>
            </w:ins>
            <w:del w:id="44" w:author="Author">
              <w:r w:rsidR="00BF7DE4" w:rsidDel="00C80757">
                <w:rPr>
                  <w:b/>
                </w:rPr>
                <w:delText>N</w:delText>
              </w:r>
            </w:del>
            <w:r w:rsidR="00BF7DE4">
              <w:rPr>
                <w:b/>
              </w:rPr>
              <w:t>ot in the kit</w:t>
            </w:r>
            <w:ins w:id="45" w:author="Author">
              <w:r w:rsidR="002A3DA0">
                <w:rPr>
                  <w:b/>
                </w:rPr>
                <w:t>:</w:t>
              </w:r>
            </w:ins>
          </w:p>
          <w:p w14:paraId="5247298A" w14:textId="0504947C" w:rsidR="00A54420" w:rsidRPr="00861D51" w:rsidRDefault="00AF4ED8" w:rsidP="00861D51">
            <w:pPr>
              <w:pStyle w:val="ListParagraph"/>
              <w:numPr>
                <w:ilvl w:val="0"/>
                <w:numId w:val="3"/>
              </w:numPr>
              <w:ind w:left="252" w:hanging="252"/>
              <w:rPr>
                <w:b/>
              </w:rPr>
            </w:pPr>
            <w:r>
              <w:t>12 fresh flowers, daffodils</w:t>
            </w:r>
            <w:ins w:id="46" w:author="Author">
              <w:r w:rsidR="00731CB5">
                <w:t>,</w:t>
              </w:r>
            </w:ins>
            <w:r>
              <w:t xml:space="preserve"> and lilies work well</w:t>
            </w:r>
          </w:p>
          <w:p w14:paraId="0F117897" w14:textId="77777777" w:rsidR="00B241B0" w:rsidRPr="00B241B0" w:rsidRDefault="00AF4ED8" w:rsidP="00B241B0">
            <w:pPr>
              <w:pStyle w:val="ListParagraph"/>
              <w:numPr>
                <w:ilvl w:val="0"/>
                <w:numId w:val="3"/>
              </w:numPr>
              <w:ind w:left="252" w:hanging="252"/>
              <w:rPr>
                <w:b/>
              </w:rPr>
            </w:pPr>
            <w:r>
              <w:t>12 magnifying lenses (or at least 1 per group of 4)</w:t>
            </w:r>
          </w:p>
          <w:p w14:paraId="2C4BEA16" w14:textId="77777777" w:rsidR="00A54420" w:rsidRPr="0016695E" w:rsidRDefault="00AF4ED8" w:rsidP="00A54420">
            <w:pPr>
              <w:pStyle w:val="ListParagraph"/>
              <w:numPr>
                <w:ilvl w:val="0"/>
                <w:numId w:val="3"/>
              </w:numPr>
              <w:ind w:left="252" w:hanging="252"/>
              <w:rPr>
                <w:b/>
              </w:rPr>
            </w:pPr>
            <w:r>
              <w:t>Parts of a flower diagram (1 per group)</w:t>
            </w:r>
          </w:p>
          <w:p w14:paraId="77600E6D" w14:textId="77777777" w:rsidR="00A54420" w:rsidRPr="00AF4ED8" w:rsidRDefault="00AF4ED8" w:rsidP="00A54420">
            <w:pPr>
              <w:pStyle w:val="ListParagraph"/>
              <w:numPr>
                <w:ilvl w:val="0"/>
                <w:numId w:val="3"/>
              </w:numPr>
              <w:ind w:left="252" w:hanging="252"/>
              <w:rPr>
                <w:b/>
              </w:rPr>
            </w:pPr>
            <w:r>
              <w:t>12 pieces of paper</w:t>
            </w:r>
          </w:p>
          <w:p w14:paraId="3B1673E5" w14:textId="77777777" w:rsidR="00AF4ED8" w:rsidRPr="00F14A12" w:rsidRDefault="00AF4ED8" w:rsidP="00A54420">
            <w:pPr>
              <w:pStyle w:val="ListParagraph"/>
              <w:numPr>
                <w:ilvl w:val="0"/>
                <w:numId w:val="3"/>
              </w:numPr>
              <w:ind w:left="252" w:hanging="252"/>
              <w:rPr>
                <w:b/>
              </w:rPr>
            </w:pPr>
            <w:r>
              <w:t>12 cotton swabs</w:t>
            </w:r>
          </w:p>
          <w:p w14:paraId="6768DB40" w14:textId="77777777" w:rsidR="00F14A12" w:rsidRPr="00AF4ED8" w:rsidRDefault="00F14A12" w:rsidP="00A54420">
            <w:pPr>
              <w:pStyle w:val="ListParagraph"/>
              <w:numPr>
                <w:ilvl w:val="0"/>
                <w:numId w:val="3"/>
              </w:numPr>
              <w:ind w:left="252" w:hanging="252"/>
              <w:rPr>
                <w:b/>
              </w:rPr>
            </w:pPr>
            <w:r>
              <w:t>12 pens or pencils</w:t>
            </w:r>
          </w:p>
          <w:p w14:paraId="3CB015E5" w14:textId="0DAA87FA" w:rsidR="00AF4ED8" w:rsidRPr="00F14A12" w:rsidRDefault="00F14A12" w:rsidP="00A54420">
            <w:pPr>
              <w:pStyle w:val="ListParagraph"/>
              <w:numPr>
                <w:ilvl w:val="0"/>
                <w:numId w:val="3"/>
              </w:numPr>
              <w:ind w:left="252" w:hanging="252"/>
              <w:rPr>
                <w:b/>
              </w:rPr>
            </w:pPr>
            <w:r>
              <w:t>Optional</w:t>
            </w:r>
            <w:ins w:id="47" w:author="Author">
              <w:r w:rsidR="00C80757">
                <w:t>:</w:t>
              </w:r>
            </w:ins>
            <w:del w:id="48" w:author="Author">
              <w:r w:rsidDel="00C80757">
                <w:delText xml:space="preserve"> –</w:delText>
              </w:r>
            </w:del>
            <w:r>
              <w:t xml:space="preserve"> 12 tweezers to help pull apart the flowers</w:t>
            </w:r>
          </w:p>
          <w:p w14:paraId="4A44BE65" w14:textId="5D511FD5" w:rsidR="00F14A12" w:rsidRPr="00946594" w:rsidRDefault="00F14A12" w:rsidP="00F14A12">
            <w:pPr>
              <w:pStyle w:val="ListParagraph"/>
              <w:numPr>
                <w:ilvl w:val="0"/>
                <w:numId w:val="3"/>
              </w:numPr>
              <w:ind w:left="252" w:hanging="252"/>
              <w:rPr>
                <w:b/>
              </w:rPr>
            </w:pPr>
            <w:r>
              <w:t>Optional</w:t>
            </w:r>
            <w:ins w:id="49" w:author="Author">
              <w:r w:rsidR="00E8025D">
                <w:t>:</w:t>
              </w:r>
            </w:ins>
            <w:del w:id="50" w:author="Author">
              <w:r w:rsidDel="00E8025D">
                <w:delText xml:space="preserve"> –</w:delText>
              </w:r>
            </w:del>
            <w:r>
              <w:t xml:space="preserve"> FOR ADULT USE ONLY</w:t>
            </w:r>
            <w:ins w:id="51" w:author="Author">
              <w:r w:rsidR="00E8025D">
                <w:t xml:space="preserve"> — </w:t>
              </w:r>
            </w:ins>
            <w:del w:id="52" w:author="Author">
              <w:r w:rsidDel="00E8025D">
                <w:delText xml:space="preserve"> – </w:delText>
              </w:r>
            </w:del>
            <w:r>
              <w:t>a craft knife to cut open flowers</w:t>
            </w:r>
          </w:p>
          <w:p w14:paraId="4A48F81D" w14:textId="77777777" w:rsidR="00946594" w:rsidRPr="00F14A12" w:rsidRDefault="00946594" w:rsidP="00946594">
            <w:pPr>
              <w:pStyle w:val="ListParagraph"/>
              <w:ind w:left="252"/>
              <w:rPr>
                <w:b/>
              </w:rPr>
            </w:pPr>
          </w:p>
        </w:tc>
      </w:tr>
      <w:tr w:rsidR="00040430" w14:paraId="0B04D2D0" w14:textId="77777777" w:rsidTr="000D2999">
        <w:tc>
          <w:tcPr>
            <w:tcW w:w="1476" w:type="dxa"/>
          </w:tcPr>
          <w:p w14:paraId="3B4272DB" w14:textId="0205B5E6" w:rsidR="00040430" w:rsidRDefault="00040430" w:rsidP="00040430">
            <w:r>
              <w:t>10</w:t>
            </w:r>
            <w:r w:rsidR="005A3653">
              <w:t>:15</w:t>
            </w:r>
            <w:ins w:id="53" w:author="Author">
              <w:r w:rsidR="00C758C7">
                <w:t>–</w:t>
              </w:r>
            </w:ins>
            <w:del w:id="54" w:author="Author">
              <w:r w:rsidR="000347DE" w:rsidDel="00C758C7">
                <w:delText>-</w:delText>
              </w:r>
            </w:del>
            <w:r w:rsidR="000347DE">
              <w:t>10:5</w:t>
            </w:r>
            <w:r w:rsidR="005A3653">
              <w:t>5</w:t>
            </w:r>
          </w:p>
        </w:tc>
        <w:tc>
          <w:tcPr>
            <w:tcW w:w="6709" w:type="dxa"/>
          </w:tcPr>
          <w:p w14:paraId="7F3CFC38" w14:textId="1F97478C" w:rsidR="00040430" w:rsidRPr="00B45A3B" w:rsidRDefault="00040430" w:rsidP="00040430">
            <w:r w:rsidRPr="00D451D7">
              <w:rPr>
                <w:b/>
              </w:rPr>
              <w:t>Activity</w:t>
            </w:r>
            <w:r w:rsidRPr="00B949EB">
              <w:rPr>
                <w:b/>
              </w:rPr>
              <w:t xml:space="preserve">: </w:t>
            </w:r>
            <w:r w:rsidR="00B45A3B" w:rsidRPr="00B45A3B">
              <w:t xml:space="preserve">Model of </w:t>
            </w:r>
            <w:ins w:id="55" w:author="Author">
              <w:r w:rsidR="00085524">
                <w:t>P</w:t>
              </w:r>
            </w:ins>
            <w:del w:id="56" w:author="Author">
              <w:r w:rsidR="00B45A3B" w:rsidRPr="00B45A3B" w:rsidDel="00085524">
                <w:delText>p</w:delText>
              </w:r>
            </w:del>
            <w:r w:rsidR="00F14A12" w:rsidRPr="00B45A3B">
              <w:t>ollination</w:t>
            </w:r>
          </w:p>
          <w:p w14:paraId="61A4E72E" w14:textId="77777777" w:rsidR="00040430" w:rsidRDefault="00040430" w:rsidP="00040430">
            <w:r w:rsidRPr="00540397">
              <w:rPr>
                <w:b/>
              </w:rPr>
              <w:t>Description</w:t>
            </w:r>
            <w:r>
              <w:t>: In the “</w:t>
            </w:r>
            <w:r w:rsidR="00F14A12">
              <w:t>Model of Pollination</w:t>
            </w:r>
            <w:r w:rsidRPr="0016695E">
              <w:t>” activity</w:t>
            </w:r>
            <w:r>
              <w:t>,</w:t>
            </w:r>
            <w:r w:rsidRPr="0016695E">
              <w:t xml:space="preserve"> youth </w:t>
            </w:r>
            <w:r>
              <w:t>use a model to i</w:t>
            </w:r>
            <w:r w:rsidRPr="0016695E">
              <w:t>nvest</w:t>
            </w:r>
            <w:r>
              <w:t>igate how bees both get food from flowers and pollinate flowers. Youth</w:t>
            </w:r>
            <w:r w:rsidRPr="0016695E">
              <w:t xml:space="preserve"> </w:t>
            </w:r>
            <w:r>
              <w:t>experience the model as</w:t>
            </w:r>
            <w:r w:rsidRPr="0016695E">
              <w:t xml:space="preserve"> </w:t>
            </w:r>
            <w:r>
              <w:t>different species of native bees</w:t>
            </w:r>
            <w:r w:rsidRPr="0016695E">
              <w:t xml:space="preserve"> </w:t>
            </w:r>
            <w:r>
              <w:t>trying to gather food and bring it back to their nest.  M</w:t>
            </w:r>
            <w:r w:rsidRPr="0016695E">
              <w:t>odel</w:t>
            </w:r>
            <w:r>
              <w:t>s</w:t>
            </w:r>
            <w:r w:rsidRPr="0016695E">
              <w:t xml:space="preserve"> of </w:t>
            </w:r>
            <w:r>
              <w:t xml:space="preserve">flower parts will be used to simulate what bees experience. </w:t>
            </w:r>
            <w:r w:rsidRPr="0016695E">
              <w:t xml:space="preserve">Time for reflection is included. </w:t>
            </w:r>
            <w:r w:rsidRPr="00F2638F">
              <w:t xml:space="preserve"> The </w:t>
            </w:r>
            <w:r>
              <w:t>flower</w:t>
            </w:r>
            <w:r w:rsidRPr="00F2638F">
              <w:t xml:space="preserve"> model </w:t>
            </w:r>
            <w:r>
              <w:t xml:space="preserve">must be </w:t>
            </w:r>
            <w:r w:rsidRPr="00F2638F">
              <w:t>prepared in advance.</w:t>
            </w:r>
          </w:p>
          <w:p w14:paraId="0E45ACDA" w14:textId="77777777" w:rsidR="00040430" w:rsidRPr="002D3CCA" w:rsidRDefault="00040430" w:rsidP="00F14A12">
            <w:r w:rsidRPr="00540397">
              <w:rPr>
                <w:b/>
              </w:rPr>
              <w:t>Instructions</w:t>
            </w:r>
            <w:r>
              <w:t>: Follow the instructions from “</w:t>
            </w:r>
            <w:r w:rsidR="00F14A12">
              <w:t>Model of Pollination”</w:t>
            </w:r>
            <w:r>
              <w:t xml:space="preserve"> in the Teen Facilitator Guide. The flower cards and bee cards need to be available for each group. </w:t>
            </w:r>
          </w:p>
        </w:tc>
        <w:tc>
          <w:tcPr>
            <w:tcW w:w="2700" w:type="dxa"/>
          </w:tcPr>
          <w:p w14:paraId="2204D235" w14:textId="77777777" w:rsidR="00040430" w:rsidRDefault="00040430" w:rsidP="00040430">
            <w:pPr>
              <w:rPr>
                <w:b/>
              </w:rPr>
            </w:pPr>
            <w:r w:rsidRPr="0016695E">
              <w:rPr>
                <w:b/>
              </w:rPr>
              <w:t xml:space="preserve">Per group of </w:t>
            </w:r>
            <w:r>
              <w:rPr>
                <w:b/>
              </w:rPr>
              <w:t>12</w:t>
            </w:r>
            <w:del w:id="57" w:author="Author">
              <w:r w:rsidRPr="0016695E" w:rsidDel="002A3DA0">
                <w:rPr>
                  <w:b/>
                </w:rPr>
                <w:delText>:</w:delText>
              </w:r>
            </w:del>
          </w:p>
          <w:p w14:paraId="2E00F8C5" w14:textId="6D85B31D" w:rsidR="00040430" w:rsidRDefault="00040430" w:rsidP="00040430">
            <w:pPr>
              <w:rPr>
                <w:b/>
              </w:rPr>
            </w:pPr>
            <w:r>
              <w:rPr>
                <w:b/>
              </w:rPr>
              <w:t>From the kit (or make from facilitator guide and website)</w:t>
            </w:r>
            <w:ins w:id="58" w:author="Author">
              <w:r w:rsidR="002A3DA0">
                <w:rPr>
                  <w:b/>
                </w:rPr>
                <w:t>:</w:t>
              </w:r>
            </w:ins>
          </w:p>
          <w:p w14:paraId="76547C46" w14:textId="77777777" w:rsidR="00040430" w:rsidRPr="00861D51" w:rsidRDefault="00040430" w:rsidP="00040430">
            <w:pPr>
              <w:pStyle w:val="ListParagraph"/>
              <w:numPr>
                <w:ilvl w:val="0"/>
                <w:numId w:val="3"/>
              </w:numPr>
              <w:ind w:left="252" w:hanging="252"/>
              <w:rPr>
                <w:b/>
              </w:rPr>
            </w:pPr>
            <w:r>
              <w:t>9 flower cards and flower part models (already assembled)</w:t>
            </w:r>
          </w:p>
          <w:p w14:paraId="22307A0D" w14:textId="32D21AA9" w:rsidR="00040430" w:rsidRPr="00B241B0" w:rsidRDefault="00040430" w:rsidP="00040430">
            <w:pPr>
              <w:pStyle w:val="ListParagraph"/>
              <w:numPr>
                <w:ilvl w:val="0"/>
                <w:numId w:val="3"/>
              </w:numPr>
              <w:ind w:left="252" w:hanging="252"/>
              <w:rPr>
                <w:b/>
              </w:rPr>
            </w:pPr>
            <w:r>
              <w:t>15 Bee cards and bee spoons (already assembled)</w:t>
            </w:r>
            <w:ins w:id="59" w:author="Author">
              <w:r w:rsidR="00AD66F1">
                <w:t xml:space="preserve"> — </w:t>
              </w:r>
            </w:ins>
            <w:del w:id="60" w:author="Author">
              <w:r w:rsidDel="00AD66F1">
                <w:delText xml:space="preserve">– </w:delText>
              </w:r>
            </w:del>
            <w:r>
              <w:t>3 of each species</w:t>
            </w:r>
          </w:p>
          <w:p w14:paraId="38C6F880" w14:textId="77777777" w:rsidR="00F14A12" w:rsidRPr="00F14A12" w:rsidRDefault="00040430" w:rsidP="00040430">
            <w:pPr>
              <w:pStyle w:val="ListParagraph"/>
              <w:numPr>
                <w:ilvl w:val="0"/>
                <w:numId w:val="3"/>
              </w:numPr>
              <w:ind w:left="252" w:hanging="252"/>
              <w:rPr>
                <w:b/>
              </w:rPr>
            </w:pPr>
            <w:r>
              <w:t xml:space="preserve">9 colors of sequins </w:t>
            </w:r>
          </w:p>
          <w:p w14:paraId="44380DAF" w14:textId="77777777" w:rsidR="00040430" w:rsidRPr="00F14A12" w:rsidRDefault="00040430" w:rsidP="00040430">
            <w:pPr>
              <w:pStyle w:val="ListParagraph"/>
              <w:numPr>
                <w:ilvl w:val="0"/>
                <w:numId w:val="3"/>
              </w:numPr>
              <w:ind w:left="252" w:hanging="252"/>
              <w:rPr>
                <w:b/>
              </w:rPr>
            </w:pPr>
            <w:r>
              <w:t>12 cups or toilet paper rolls</w:t>
            </w:r>
          </w:p>
          <w:p w14:paraId="3571BB7B" w14:textId="4ACED104" w:rsidR="00F14A12" w:rsidRPr="00946594" w:rsidRDefault="00F14A12" w:rsidP="00040430">
            <w:pPr>
              <w:pStyle w:val="ListParagraph"/>
              <w:numPr>
                <w:ilvl w:val="0"/>
                <w:numId w:val="3"/>
              </w:numPr>
              <w:ind w:left="252" w:hanging="252"/>
              <w:rPr>
                <w:b/>
              </w:rPr>
            </w:pPr>
            <w:r>
              <w:lastRenderedPageBreak/>
              <w:t>Optional</w:t>
            </w:r>
            <w:ins w:id="61" w:author="Author">
              <w:r w:rsidR="00CC42D9">
                <w:t>:</w:t>
              </w:r>
            </w:ins>
            <w:del w:id="62" w:author="Author">
              <w:r w:rsidDel="00CC42D9">
                <w:delText xml:space="preserve"> –</w:delText>
              </w:r>
            </w:del>
            <w:r>
              <w:t xml:space="preserve"> craft paper to make nest divisions</w:t>
            </w:r>
          </w:p>
          <w:p w14:paraId="67322D68" w14:textId="77777777" w:rsidR="00946594" w:rsidRPr="00F14A12" w:rsidRDefault="00946594" w:rsidP="00946594">
            <w:pPr>
              <w:pStyle w:val="ListParagraph"/>
              <w:ind w:left="252"/>
              <w:rPr>
                <w:b/>
              </w:rPr>
            </w:pPr>
          </w:p>
        </w:tc>
      </w:tr>
      <w:tr w:rsidR="00F14A12" w14:paraId="4583FF7B" w14:textId="77777777" w:rsidTr="000D2999">
        <w:tc>
          <w:tcPr>
            <w:tcW w:w="1476" w:type="dxa"/>
          </w:tcPr>
          <w:p w14:paraId="53183BD8" w14:textId="2E6932E0" w:rsidR="00F14A12" w:rsidRDefault="005A3653" w:rsidP="00040430">
            <w:r>
              <w:lastRenderedPageBreak/>
              <w:t>10:55</w:t>
            </w:r>
            <w:ins w:id="63" w:author="Author">
              <w:r w:rsidR="00687959">
                <w:t>–</w:t>
              </w:r>
            </w:ins>
            <w:del w:id="64" w:author="Author">
              <w:r w:rsidR="000347DE" w:rsidDel="00687959">
                <w:delText>-</w:delText>
              </w:r>
            </w:del>
            <w:r w:rsidR="000347DE">
              <w:t>11:0</w:t>
            </w:r>
            <w:r>
              <w:t>5</w:t>
            </w:r>
          </w:p>
        </w:tc>
        <w:tc>
          <w:tcPr>
            <w:tcW w:w="6709" w:type="dxa"/>
          </w:tcPr>
          <w:p w14:paraId="63BCB5D8" w14:textId="77777777" w:rsidR="00F14A12" w:rsidRDefault="00F14A12" w:rsidP="00040430">
            <w:pPr>
              <w:rPr>
                <w:b/>
              </w:rPr>
            </w:pPr>
            <w:r>
              <w:rPr>
                <w:b/>
              </w:rPr>
              <w:t>Break/Snack</w:t>
            </w:r>
          </w:p>
          <w:p w14:paraId="5998FA48" w14:textId="77777777" w:rsidR="00946594" w:rsidRPr="00D451D7" w:rsidRDefault="00946594" w:rsidP="00040430">
            <w:pPr>
              <w:rPr>
                <w:b/>
              </w:rPr>
            </w:pPr>
          </w:p>
        </w:tc>
        <w:tc>
          <w:tcPr>
            <w:tcW w:w="2700" w:type="dxa"/>
          </w:tcPr>
          <w:p w14:paraId="5CC67BB0" w14:textId="77777777" w:rsidR="00F14A12" w:rsidRPr="0016695E" w:rsidRDefault="00F14A12" w:rsidP="00040430">
            <w:pPr>
              <w:rPr>
                <w:b/>
              </w:rPr>
            </w:pPr>
          </w:p>
        </w:tc>
      </w:tr>
      <w:tr w:rsidR="00E65588" w14:paraId="23AB6E60" w14:textId="77777777" w:rsidTr="000D2999">
        <w:tc>
          <w:tcPr>
            <w:tcW w:w="1476" w:type="dxa"/>
          </w:tcPr>
          <w:p w14:paraId="73ECE4C7" w14:textId="14D17B71" w:rsidR="00E65588" w:rsidRDefault="005A3653" w:rsidP="002D3CCA">
            <w:r>
              <w:t>11:05</w:t>
            </w:r>
            <w:ins w:id="65" w:author="Author">
              <w:r w:rsidR="00687959">
                <w:t>–</w:t>
              </w:r>
            </w:ins>
            <w:del w:id="66" w:author="Author">
              <w:r w:rsidR="000347DE" w:rsidDel="00687959">
                <w:delText>-</w:delText>
              </w:r>
            </w:del>
            <w:r w:rsidR="000347DE">
              <w:t>11:2</w:t>
            </w:r>
            <w:r>
              <w:t>5</w:t>
            </w:r>
          </w:p>
        </w:tc>
        <w:tc>
          <w:tcPr>
            <w:tcW w:w="6709" w:type="dxa"/>
          </w:tcPr>
          <w:p w14:paraId="621190FD" w14:textId="707D7A52" w:rsidR="00E65588" w:rsidRDefault="00E65588" w:rsidP="002D3CCA">
            <w:r>
              <w:rPr>
                <w:b/>
              </w:rPr>
              <w:t xml:space="preserve">Activity: </w:t>
            </w:r>
            <w:r w:rsidR="00B45A3B">
              <w:t xml:space="preserve">Flower and </w:t>
            </w:r>
            <w:ins w:id="67" w:author="Author">
              <w:r w:rsidR="00085524">
                <w:t>B</w:t>
              </w:r>
            </w:ins>
            <w:del w:id="68" w:author="Author">
              <w:r w:rsidR="00B45A3B" w:rsidDel="00085524">
                <w:delText>b</w:delText>
              </w:r>
            </w:del>
            <w:r w:rsidR="00B45A3B">
              <w:t xml:space="preserve">ee </w:t>
            </w:r>
            <w:ins w:id="69" w:author="Author">
              <w:r w:rsidR="00085524">
                <w:t>M</w:t>
              </w:r>
            </w:ins>
            <w:del w:id="70" w:author="Author">
              <w:r w:rsidR="00B45A3B" w:rsidDel="00085524">
                <w:delText>m</w:delText>
              </w:r>
            </w:del>
            <w:r w:rsidR="00F14A12">
              <w:t>orphology</w:t>
            </w:r>
          </w:p>
          <w:p w14:paraId="56F42CED" w14:textId="77777777" w:rsidR="00F14A12" w:rsidRDefault="00E65588" w:rsidP="00F14A12">
            <w:r w:rsidRPr="00E12FA0">
              <w:rPr>
                <w:b/>
                <w:rPrChange w:id="71" w:author="Author">
                  <w:rPr/>
                </w:rPrChange>
              </w:rPr>
              <w:t>Description:</w:t>
            </w:r>
            <w:r w:rsidR="00F14A12">
              <w:t xml:space="preserve"> The focus of this activity is the concept of co-evolution, specifically the relationship between flower structure and the</w:t>
            </w:r>
          </w:p>
          <w:p w14:paraId="706C52F7" w14:textId="77777777" w:rsidR="00E65588" w:rsidRDefault="00F14A12" w:rsidP="00F14A12">
            <w:r>
              <w:t>length of a bee’s tongue.</w:t>
            </w:r>
          </w:p>
          <w:p w14:paraId="06B7C9E4" w14:textId="77777777" w:rsidR="00E65588" w:rsidRPr="00E65588" w:rsidRDefault="00E65588" w:rsidP="002D3CCA">
            <w:r w:rsidRPr="00E12FA0">
              <w:rPr>
                <w:b/>
                <w:rPrChange w:id="72" w:author="Author">
                  <w:rPr/>
                </w:rPrChange>
              </w:rPr>
              <w:t>Instructions</w:t>
            </w:r>
            <w:r w:rsidR="00F10570" w:rsidRPr="00E12FA0">
              <w:rPr>
                <w:b/>
                <w:rPrChange w:id="73" w:author="Author">
                  <w:rPr/>
                </w:rPrChange>
              </w:rPr>
              <w:t>:</w:t>
            </w:r>
            <w:r w:rsidR="00F10570">
              <w:t xml:space="preserve"> </w:t>
            </w:r>
            <w:r w:rsidR="006C297F">
              <w:t>Follow the directions for the “Flower and Bee Morphology” activity in the Teen Facilitator Guide. Models need to be made in advance.</w:t>
            </w:r>
          </w:p>
        </w:tc>
        <w:tc>
          <w:tcPr>
            <w:tcW w:w="2700" w:type="dxa"/>
          </w:tcPr>
          <w:p w14:paraId="53C8E28E" w14:textId="77777777" w:rsidR="001F2BDC" w:rsidRDefault="006C297F" w:rsidP="006C297F">
            <w:pPr>
              <w:rPr>
                <w:b/>
              </w:rPr>
            </w:pPr>
            <w:r w:rsidRPr="0016695E">
              <w:rPr>
                <w:b/>
              </w:rPr>
              <w:t xml:space="preserve">Per group of </w:t>
            </w:r>
            <w:r w:rsidR="001F2BDC">
              <w:rPr>
                <w:b/>
              </w:rPr>
              <w:t>12</w:t>
            </w:r>
          </w:p>
          <w:p w14:paraId="5CA83A4D" w14:textId="77777777" w:rsidR="006C297F" w:rsidRPr="006C297F" w:rsidRDefault="001F2BDC" w:rsidP="006C297F">
            <w:pPr>
              <w:rPr>
                <w:b/>
              </w:rPr>
            </w:pPr>
            <w:r>
              <w:rPr>
                <w:b/>
              </w:rPr>
              <w:t xml:space="preserve">Not </w:t>
            </w:r>
            <w:r w:rsidR="006C297F">
              <w:rPr>
                <w:b/>
              </w:rPr>
              <w:t>in the kit:</w:t>
            </w:r>
          </w:p>
          <w:p w14:paraId="3CD17836" w14:textId="77777777" w:rsidR="00E65588" w:rsidRPr="006C297F" w:rsidRDefault="006C297F" w:rsidP="006C297F">
            <w:pPr>
              <w:pStyle w:val="ListParagraph"/>
              <w:numPr>
                <w:ilvl w:val="0"/>
                <w:numId w:val="20"/>
              </w:numPr>
              <w:ind w:left="252" w:hanging="252"/>
              <w:rPr>
                <w:b/>
              </w:rPr>
            </w:pPr>
            <w:r>
              <w:t>12 pieces of construction paper</w:t>
            </w:r>
          </w:p>
          <w:p w14:paraId="4AFD7A18" w14:textId="77777777" w:rsidR="006C297F" w:rsidRPr="006C297F" w:rsidRDefault="006C297F" w:rsidP="006C297F">
            <w:pPr>
              <w:pStyle w:val="ListParagraph"/>
              <w:numPr>
                <w:ilvl w:val="0"/>
                <w:numId w:val="20"/>
              </w:numPr>
              <w:ind w:left="252" w:hanging="252"/>
              <w:rPr>
                <w:b/>
              </w:rPr>
            </w:pPr>
            <w:r>
              <w:t>Tape</w:t>
            </w:r>
          </w:p>
          <w:p w14:paraId="7941D9AF" w14:textId="32B1743F" w:rsidR="006C297F" w:rsidRPr="006C297F" w:rsidRDefault="006C297F" w:rsidP="006C297F">
            <w:pPr>
              <w:pStyle w:val="ListParagraph"/>
              <w:numPr>
                <w:ilvl w:val="0"/>
                <w:numId w:val="20"/>
              </w:numPr>
              <w:ind w:left="252" w:hanging="252"/>
              <w:rPr>
                <w:b/>
              </w:rPr>
            </w:pPr>
            <w:r>
              <w:t>Two colors of small (1/4</w:t>
            </w:r>
            <w:ins w:id="74" w:author="Author">
              <w:r w:rsidR="00B637AE">
                <w:t>-</w:t>
              </w:r>
            </w:ins>
            <w:del w:id="75" w:author="Author">
              <w:r w:rsidDel="00B637AE">
                <w:delText xml:space="preserve"> </w:delText>
              </w:r>
            </w:del>
            <w:r>
              <w:t>inch) craft pomp oms, about 1</w:t>
            </w:r>
            <w:ins w:id="76" w:author="Author">
              <w:r w:rsidR="00B637AE">
                <w:t xml:space="preserve"> </w:t>
              </w:r>
            </w:ins>
            <w:r>
              <w:t>cup of each</w:t>
            </w:r>
          </w:p>
          <w:p w14:paraId="6E490F26" w14:textId="77777777" w:rsidR="006C297F" w:rsidRPr="006C297F" w:rsidRDefault="006C297F" w:rsidP="006C297F">
            <w:pPr>
              <w:pStyle w:val="ListParagraph"/>
              <w:numPr>
                <w:ilvl w:val="0"/>
                <w:numId w:val="20"/>
              </w:numPr>
              <w:ind w:left="252" w:hanging="252"/>
              <w:rPr>
                <w:b/>
              </w:rPr>
            </w:pPr>
            <w:r>
              <w:t>12 Straws</w:t>
            </w:r>
          </w:p>
          <w:p w14:paraId="03D71952" w14:textId="77777777" w:rsidR="006C297F" w:rsidRPr="007917E3" w:rsidRDefault="006C297F" w:rsidP="000347DE">
            <w:pPr>
              <w:pStyle w:val="ListParagraph"/>
              <w:numPr>
                <w:ilvl w:val="0"/>
                <w:numId w:val="20"/>
              </w:numPr>
              <w:ind w:left="252" w:hanging="252"/>
              <w:rPr>
                <w:b/>
              </w:rPr>
            </w:pPr>
            <w:r>
              <w:t xml:space="preserve">12 pieces of </w:t>
            </w:r>
            <w:r w:rsidRPr="00845200">
              <w:t>Velcro</w:t>
            </w:r>
            <w:r>
              <w:t xml:space="preserve"> (small, to fit on the end of the straw)</w:t>
            </w:r>
          </w:p>
          <w:p w14:paraId="6DF323A5" w14:textId="77777777" w:rsidR="007917E3" w:rsidRPr="006C297F" w:rsidRDefault="007917E3" w:rsidP="007917E3">
            <w:pPr>
              <w:pStyle w:val="ListParagraph"/>
              <w:ind w:left="252"/>
              <w:rPr>
                <w:b/>
              </w:rPr>
            </w:pPr>
          </w:p>
        </w:tc>
      </w:tr>
      <w:tr w:rsidR="002D3CCA" w14:paraId="35526216" w14:textId="77777777" w:rsidTr="000D2999">
        <w:tc>
          <w:tcPr>
            <w:tcW w:w="1476" w:type="dxa"/>
          </w:tcPr>
          <w:p w14:paraId="02B60F0D" w14:textId="7A3B6D27" w:rsidR="002D3CCA" w:rsidRDefault="002656EC" w:rsidP="002D3CCA">
            <w:r>
              <w:t>11:</w:t>
            </w:r>
            <w:r w:rsidR="000347DE">
              <w:t>2</w:t>
            </w:r>
            <w:r w:rsidR="005A3653">
              <w:t>5</w:t>
            </w:r>
            <w:ins w:id="77" w:author="Author">
              <w:r w:rsidR="00A35A1E">
                <w:t>–</w:t>
              </w:r>
            </w:ins>
            <w:del w:id="78" w:author="Author">
              <w:r w:rsidDel="00A35A1E">
                <w:delText>-</w:delText>
              </w:r>
            </w:del>
            <w:r>
              <w:t>1</w:t>
            </w:r>
            <w:r w:rsidR="00E65588">
              <w:t>2</w:t>
            </w:r>
            <w:r>
              <w:t>:</w:t>
            </w:r>
            <w:r w:rsidR="00E65588">
              <w:t>00</w:t>
            </w:r>
          </w:p>
        </w:tc>
        <w:tc>
          <w:tcPr>
            <w:tcW w:w="6709" w:type="dxa"/>
          </w:tcPr>
          <w:p w14:paraId="1D6C25B7" w14:textId="7A216F91" w:rsidR="002D3CCA" w:rsidRPr="00B45A3B" w:rsidRDefault="002D3CCA" w:rsidP="002D3CCA">
            <w:r w:rsidRPr="00D451D7">
              <w:rPr>
                <w:b/>
              </w:rPr>
              <w:t>Activity:</w:t>
            </w:r>
            <w:r w:rsidRPr="00A54420">
              <w:rPr>
                <w:b/>
              </w:rPr>
              <w:t xml:space="preserve"> </w:t>
            </w:r>
            <w:r w:rsidRPr="00B45A3B">
              <w:t xml:space="preserve">Nature </w:t>
            </w:r>
            <w:ins w:id="79" w:author="Author">
              <w:r w:rsidR="00085524">
                <w:t>W</w:t>
              </w:r>
            </w:ins>
            <w:del w:id="80" w:author="Author">
              <w:r w:rsidRPr="00B45A3B" w:rsidDel="00085524">
                <w:delText>w</w:delText>
              </w:r>
            </w:del>
            <w:r w:rsidRPr="00B45A3B">
              <w:t>alk (</w:t>
            </w:r>
            <w:ins w:id="81" w:author="Author">
              <w:r w:rsidR="00085524">
                <w:t>R</w:t>
              </w:r>
            </w:ins>
            <w:del w:id="82" w:author="Author">
              <w:r w:rsidRPr="00B45A3B" w:rsidDel="00085524">
                <w:delText>r</w:delText>
              </w:r>
            </w:del>
            <w:r w:rsidRPr="00B45A3B">
              <w:t xml:space="preserve">eflection </w:t>
            </w:r>
            <w:ins w:id="83" w:author="Author">
              <w:r w:rsidR="00085524">
                <w:t>T</w:t>
              </w:r>
            </w:ins>
            <w:del w:id="84" w:author="Author">
              <w:r w:rsidRPr="00B45A3B" w:rsidDel="00085524">
                <w:delText>t</w:delText>
              </w:r>
            </w:del>
            <w:r w:rsidRPr="00B45A3B">
              <w:t>ime)</w:t>
            </w:r>
          </w:p>
          <w:p w14:paraId="58EF959A" w14:textId="77777777" w:rsidR="002D3CCA" w:rsidRDefault="002D3CCA" w:rsidP="002D3CCA">
            <w:r w:rsidRPr="00C63525">
              <w:rPr>
                <w:b/>
              </w:rPr>
              <w:t>Description:</w:t>
            </w:r>
            <w:r w:rsidR="006D7C1F">
              <w:t xml:space="preserve"> Think </w:t>
            </w:r>
            <w:r>
              <w:t xml:space="preserve">about habitat </w:t>
            </w:r>
            <w:r w:rsidR="00E65588">
              <w:t xml:space="preserve">for native bees </w:t>
            </w:r>
            <w:r>
              <w:t>and gain appreciation for nature with a short walk.</w:t>
            </w:r>
            <w:r w:rsidR="00CB78F4">
              <w:t xml:space="preserve"> Collect a few items if you plan to do the bee vision craft.</w:t>
            </w:r>
          </w:p>
          <w:p w14:paraId="7A4B27A8" w14:textId="77777777" w:rsidR="007917E3" w:rsidRPr="007917E3" w:rsidRDefault="002D3CCA" w:rsidP="002D3CCA">
            <w:r w:rsidRPr="00C63525">
              <w:rPr>
                <w:b/>
              </w:rPr>
              <w:t>Instructions:</w:t>
            </w:r>
            <w:r>
              <w:t xml:space="preserve"> Take youth for a walk nearby. Natural areas, parks, or any place outside will work. Encourage youth to make observations as they walk. What kinds of plants and animals do you see? Is there any habitat for </w:t>
            </w:r>
            <w:r w:rsidR="00E65588">
              <w:t xml:space="preserve">bees </w:t>
            </w:r>
            <w:r>
              <w:t xml:space="preserve">(flowers)? </w:t>
            </w:r>
            <w:r w:rsidR="007917E3">
              <w:t xml:space="preserve">Look at the flowers. Can you see the anthers with pollen? </w:t>
            </w:r>
            <w:r w:rsidR="007917E3" w:rsidRPr="007917E3">
              <w:t xml:space="preserve">What do you enjoy about nature or being outside? </w:t>
            </w:r>
            <w:r w:rsidR="007917E3">
              <w:t xml:space="preserve">Youth can use magnifying glasses to look closely at flowers and insects. </w:t>
            </w:r>
            <w:r>
              <w:t xml:space="preserve">Youth can also look for and identify pollinators using one of these guides:  </w:t>
            </w:r>
            <w:hyperlink r:id="rId14" w:history="1">
              <w:r w:rsidRPr="0015341B">
                <w:rPr>
                  <w:rStyle w:val="Hyperlink"/>
                </w:rPr>
                <w:t>https://www.buglife.org.uk/sites/default/files/Pollinator%20identification%20chart.pdf</w:t>
              </w:r>
            </w:hyperlink>
            <w:r>
              <w:t xml:space="preserve"> or </w:t>
            </w:r>
            <w:hyperlink r:id="rId15" w:history="1">
              <w:r w:rsidRPr="0015341B">
                <w:rPr>
                  <w:rStyle w:val="Hyperlink"/>
                </w:rPr>
                <w:t>https://www.extension.umn.edu/garden/yard-garden/flowers-for-pollinators/docs/pollinator-guide.pdf</w:t>
              </w:r>
            </w:hyperlink>
            <w:r>
              <w:t xml:space="preserve"> </w:t>
            </w:r>
          </w:p>
        </w:tc>
        <w:tc>
          <w:tcPr>
            <w:tcW w:w="2700" w:type="dxa"/>
          </w:tcPr>
          <w:p w14:paraId="303D5BC2" w14:textId="10E31D17" w:rsidR="002D3CCA" w:rsidRDefault="002D3CCA" w:rsidP="002D3CCA">
            <w:pPr>
              <w:rPr>
                <w:b/>
              </w:rPr>
            </w:pPr>
            <w:r>
              <w:rPr>
                <w:b/>
              </w:rPr>
              <w:t>Optional</w:t>
            </w:r>
            <w:ins w:id="85" w:author="Author">
              <w:r w:rsidR="000640DD">
                <w:rPr>
                  <w:b/>
                </w:rPr>
                <w:t>:</w:t>
              </w:r>
            </w:ins>
          </w:p>
          <w:p w14:paraId="3CF5E18A" w14:textId="77777777" w:rsidR="002D3CCA" w:rsidRDefault="002D3CCA" w:rsidP="002D3CCA">
            <w:pPr>
              <w:pStyle w:val="ListParagraph"/>
              <w:numPr>
                <w:ilvl w:val="0"/>
                <w:numId w:val="9"/>
              </w:numPr>
              <w:ind w:left="162" w:hanging="180"/>
            </w:pPr>
            <w:r w:rsidRPr="0015341B">
              <w:t>Printed pollinator identification guides (see websites)</w:t>
            </w:r>
          </w:p>
          <w:p w14:paraId="3FDA5096" w14:textId="77777777" w:rsidR="007917E3" w:rsidRPr="0015341B" w:rsidRDefault="007917E3" w:rsidP="002D3CCA">
            <w:pPr>
              <w:pStyle w:val="ListParagraph"/>
              <w:numPr>
                <w:ilvl w:val="0"/>
                <w:numId w:val="9"/>
              </w:numPr>
              <w:ind w:left="162" w:hanging="180"/>
            </w:pPr>
            <w:r>
              <w:t>Magnifying glasses</w:t>
            </w:r>
          </w:p>
        </w:tc>
      </w:tr>
      <w:tr w:rsidR="002D3CCA" w14:paraId="071B6C82" w14:textId="77777777" w:rsidTr="00CB78F4">
        <w:trPr>
          <w:trHeight w:val="575"/>
        </w:trPr>
        <w:tc>
          <w:tcPr>
            <w:tcW w:w="1476" w:type="dxa"/>
          </w:tcPr>
          <w:p w14:paraId="3489A66E" w14:textId="54D768D4" w:rsidR="002D3CCA" w:rsidRDefault="00B949EB" w:rsidP="002D3CCA">
            <w:r>
              <w:t>12:</w:t>
            </w:r>
            <w:r w:rsidR="00E65588">
              <w:t>00</w:t>
            </w:r>
            <w:ins w:id="86" w:author="Author">
              <w:r w:rsidR="00A35A1E">
                <w:t>–</w:t>
              </w:r>
            </w:ins>
            <w:del w:id="87" w:author="Author">
              <w:r w:rsidR="00E65588" w:rsidDel="00A35A1E">
                <w:delText>-</w:delText>
              </w:r>
            </w:del>
            <w:r w:rsidR="00E65588">
              <w:t>12:30</w:t>
            </w:r>
          </w:p>
        </w:tc>
        <w:tc>
          <w:tcPr>
            <w:tcW w:w="6709" w:type="dxa"/>
          </w:tcPr>
          <w:p w14:paraId="1FC2ABE5" w14:textId="77777777" w:rsidR="002D3CCA" w:rsidRDefault="002656EC" w:rsidP="002D3CCA">
            <w:r>
              <w:t>Lunch</w:t>
            </w:r>
          </w:p>
          <w:p w14:paraId="0A49332E" w14:textId="77777777" w:rsidR="007917E3" w:rsidRDefault="007917E3" w:rsidP="002D3CCA"/>
        </w:tc>
        <w:tc>
          <w:tcPr>
            <w:tcW w:w="2700" w:type="dxa"/>
          </w:tcPr>
          <w:p w14:paraId="353D2E06" w14:textId="77777777" w:rsidR="002D3CCA" w:rsidRPr="0016695E" w:rsidRDefault="002D3CCA" w:rsidP="002D3CCA">
            <w:pPr>
              <w:rPr>
                <w:b/>
              </w:rPr>
            </w:pPr>
          </w:p>
        </w:tc>
      </w:tr>
      <w:tr w:rsidR="002D3CCA" w14:paraId="0B108695" w14:textId="77777777" w:rsidTr="000D2999">
        <w:tc>
          <w:tcPr>
            <w:tcW w:w="1476" w:type="dxa"/>
          </w:tcPr>
          <w:p w14:paraId="421E5FEA" w14:textId="66DD6A00" w:rsidR="002D3CCA" w:rsidRDefault="002D3CCA" w:rsidP="002D3CCA">
            <w:r>
              <w:t>1</w:t>
            </w:r>
            <w:r w:rsidR="005A3653">
              <w:t>2:30</w:t>
            </w:r>
            <w:ins w:id="88" w:author="Author">
              <w:r w:rsidR="00A35A1E">
                <w:t>–</w:t>
              </w:r>
            </w:ins>
            <w:del w:id="89" w:author="Author">
              <w:r w:rsidR="005A3653" w:rsidDel="00A35A1E">
                <w:delText>-</w:delText>
              </w:r>
            </w:del>
            <w:r w:rsidR="005A3653">
              <w:t>1:00</w:t>
            </w:r>
          </w:p>
        </w:tc>
        <w:tc>
          <w:tcPr>
            <w:tcW w:w="6709" w:type="dxa"/>
          </w:tcPr>
          <w:p w14:paraId="22525FB0" w14:textId="6FC20915" w:rsidR="004E6C46" w:rsidRDefault="00E65588" w:rsidP="00E65588">
            <w:r w:rsidRPr="00BE598C">
              <w:rPr>
                <w:b/>
              </w:rPr>
              <w:t>Activity</w:t>
            </w:r>
            <w:r>
              <w:t xml:space="preserve">: </w:t>
            </w:r>
            <w:r w:rsidR="0006271B">
              <w:t>Be</w:t>
            </w:r>
            <w:r w:rsidR="00F024D6">
              <w:t>e</w:t>
            </w:r>
            <w:r w:rsidR="0006271B">
              <w:t xml:space="preserve"> </w:t>
            </w:r>
            <w:ins w:id="90" w:author="Author">
              <w:r w:rsidR="00085524">
                <w:t>C</w:t>
              </w:r>
            </w:ins>
            <w:del w:id="91" w:author="Author">
              <w:r w:rsidR="0006271B" w:rsidDel="00085524">
                <w:delText>c</w:delText>
              </w:r>
            </w:del>
            <w:r w:rsidR="0006271B">
              <w:t>raft</w:t>
            </w:r>
            <w:r w:rsidR="004E6C46">
              <w:t xml:space="preserve"> </w:t>
            </w:r>
          </w:p>
          <w:p w14:paraId="4D2DA7F2" w14:textId="77777777" w:rsidR="00E65588" w:rsidRDefault="00E65588" w:rsidP="00E65588">
            <w:r w:rsidRPr="00BE598C">
              <w:rPr>
                <w:b/>
              </w:rPr>
              <w:t>Description</w:t>
            </w:r>
            <w:r>
              <w:t xml:space="preserve">: </w:t>
            </w:r>
            <w:r w:rsidR="00F024D6">
              <w:t xml:space="preserve">Learn more about </w:t>
            </w:r>
            <w:r w:rsidR="007917E3">
              <w:t>bees by</w:t>
            </w:r>
            <w:r w:rsidR="00F024D6">
              <w:t xml:space="preserve"> making a craft.</w:t>
            </w:r>
          </w:p>
          <w:p w14:paraId="6B90D3EA" w14:textId="77777777" w:rsidR="002D3CCA" w:rsidRDefault="00E65588" w:rsidP="002D3CCA">
            <w:r w:rsidRPr="00BE598C">
              <w:rPr>
                <w:b/>
              </w:rPr>
              <w:t>Instructions</w:t>
            </w:r>
            <w:r>
              <w:t xml:space="preserve">: </w:t>
            </w:r>
            <w:r w:rsidR="007917E3">
              <w:t>Choose one of three crafts. Directions are on the following pages.</w:t>
            </w:r>
          </w:p>
          <w:p w14:paraId="2E1EB284" w14:textId="3553FE54" w:rsidR="007917E3" w:rsidRDefault="007917E3" w:rsidP="007917E3">
            <w:pPr>
              <w:pStyle w:val="ListParagraph"/>
              <w:numPr>
                <w:ilvl w:val="0"/>
                <w:numId w:val="23"/>
              </w:numPr>
            </w:pPr>
            <w:r>
              <w:t xml:space="preserve">Bee Vision: Youth learn about </w:t>
            </w:r>
            <w:ins w:id="92" w:author="Author">
              <w:r w:rsidR="005E3E1F">
                <w:t>UV</w:t>
              </w:r>
            </w:ins>
            <w:del w:id="93" w:author="Author">
              <w:r w:rsidDel="005E3E1F">
                <w:delText>uv</w:delText>
              </w:r>
            </w:del>
            <w:r>
              <w:t xml:space="preserve"> light and how bees see</w:t>
            </w:r>
            <w:ins w:id="94" w:author="Author">
              <w:r w:rsidR="002B5701">
                <w:t>,</w:t>
              </w:r>
            </w:ins>
            <w:r>
              <w:t xml:space="preserve"> while creating take-home art (any age group)</w:t>
            </w:r>
            <w:ins w:id="95" w:author="Author">
              <w:r w:rsidR="00FA6E3D">
                <w:t>.</w:t>
              </w:r>
            </w:ins>
          </w:p>
          <w:p w14:paraId="6AB34B31" w14:textId="7250BBE6" w:rsidR="007917E3" w:rsidRDefault="007917E3" w:rsidP="007917E3">
            <w:pPr>
              <w:pStyle w:val="ListParagraph"/>
              <w:numPr>
                <w:ilvl w:val="0"/>
                <w:numId w:val="23"/>
              </w:numPr>
            </w:pPr>
            <w:r>
              <w:t>Bee Anatomy: Youth learn about bee body parts by creating a model of a native bee out of craft items (better for younger youth)</w:t>
            </w:r>
            <w:ins w:id="96" w:author="Author">
              <w:r w:rsidR="00FA6E3D">
                <w:t>.</w:t>
              </w:r>
            </w:ins>
          </w:p>
          <w:p w14:paraId="7B587D73" w14:textId="1E45492A" w:rsidR="007917E3" w:rsidRDefault="007917E3" w:rsidP="007917E3">
            <w:pPr>
              <w:pStyle w:val="ListParagraph"/>
              <w:numPr>
                <w:ilvl w:val="0"/>
                <w:numId w:val="23"/>
              </w:numPr>
            </w:pPr>
            <w:r>
              <w:t xml:space="preserve">Bee </w:t>
            </w:r>
            <w:ins w:id="97" w:author="Author">
              <w:r w:rsidR="00644A03">
                <w:t>O</w:t>
              </w:r>
            </w:ins>
            <w:del w:id="98" w:author="Author">
              <w:r w:rsidDel="00644A03">
                <w:delText>o</w:delText>
              </w:r>
            </w:del>
            <w:r>
              <w:t>rigami: Youth learn about bee parts while creating an origami bee (better for older youth, requires fine motor skills and following complex directions)</w:t>
            </w:r>
            <w:ins w:id="99" w:author="Author">
              <w:r w:rsidR="00FA6E3D">
                <w:t>.</w:t>
              </w:r>
            </w:ins>
          </w:p>
          <w:p w14:paraId="0CD19F24" w14:textId="77777777" w:rsidR="004E6C46" w:rsidRDefault="004E6C46" w:rsidP="007917E3"/>
        </w:tc>
        <w:tc>
          <w:tcPr>
            <w:tcW w:w="2700" w:type="dxa"/>
          </w:tcPr>
          <w:p w14:paraId="60D2CD04" w14:textId="73DFC41C" w:rsidR="00BF7DE4" w:rsidRDefault="00BF7DE4" w:rsidP="002D3CCA">
            <w:pPr>
              <w:rPr>
                <w:b/>
              </w:rPr>
            </w:pPr>
            <w:r>
              <w:rPr>
                <w:b/>
              </w:rPr>
              <w:t>Not in the kit</w:t>
            </w:r>
            <w:ins w:id="100" w:author="Author">
              <w:r w:rsidR="000640DD">
                <w:rPr>
                  <w:b/>
                </w:rPr>
                <w:t>:</w:t>
              </w:r>
            </w:ins>
          </w:p>
          <w:p w14:paraId="1210015A" w14:textId="726AFDFA" w:rsidR="00F024D6" w:rsidRDefault="00CB78F4" w:rsidP="002D3CCA">
            <w:pPr>
              <w:pStyle w:val="ListParagraph"/>
              <w:numPr>
                <w:ilvl w:val="0"/>
                <w:numId w:val="7"/>
              </w:numPr>
              <w:ind w:left="342" w:hanging="342"/>
            </w:pPr>
            <w:r>
              <w:t>See supplies list on</w:t>
            </w:r>
            <w:ins w:id="101" w:author="Author">
              <w:r w:rsidR="00636123">
                <w:t xml:space="preserve"> the</w:t>
              </w:r>
            </w:ins>
            <w:r>
              <w:t xml:space="preserve"> following pages</w:t>
            </w:r>
          </w:p>
        </w:tc>
      </w:tr>
      <w:tr w:rsidR="002D3CCA" w14:paraId="06ED5F73" w14:textId="77777777" w:rsidTr="000D2999">
        <w:tc>
          <w:tcPr>
            <w:tcW w:w="1476" w:type="dxa"/>
          </w:tcPr>
          <w:p w14:paraId="1407AE0A" w14:textId="57386BCC" w:rsidR="002D3CCA" w:rsidRDefault="005A3653" w:rsidP="005A3653">
            <w:r>
              <w:t>1:00</w:t>
            </w:r>
            <w:ins w:id="102" w:author="Author">
              <w:r w:rsidR="00A35A1E">
                <w:t>–</w:t>
              </w:r>
            </w:ins>
            <w:del w:id="103" w:author="Author">
              <w:r w:rsidDel="00A35A1E">
                <w:delText>-</w:delText>
              </w:r>
            </w:del>
            <w:r>
              <w:t>1:3</w:t>
            </w:r>
            <w:r w:rsidR="002656EC">
              <w:t>0</w:t>
            </w:r>
          </w:p>
        </w:tc>
        <w:tc>
          <w:tcPr>
            <w:tcW w:w="6709" w:type="dxa"/>
          </w:tcPr>
          <w:p w14:paraId="05AC7A0C" w14:textId="5D433487" w:rsidR="002D3CCA" w:rsidRDefault="002D3CCA" w:rsidP="002D3CCA">
            <w:r w:rsidRPr="00BE598C">
              <w:rPr>
                <w:b/>
              </w:rPr>
              <w:t>Activity</w:t>
            </w:r>
            <w:r>
              <w:t xml:space="preserve">: </w:t>
            </w:r>
            <w:r w:rsidR="00E65588">
              <w:t xml:space="preserve">Map </w:t>
            </w:r>
            <w:ins w:id="104" w:author="Author">
              <w:r w:rsidR="00EC1042">
                <w:t>C</w:t>
              </w:r>
            </w:ins>
            <w:del w:id="105" w:author="Author">
              <w:r w:rsidR="00B45A3B" w:rsidDel="00EC1042">
                <w:delText>c</w:delText>
              </w:r>
            </w:del>
            <w:r w:rsidR="00E65588">
              <w:t>hallenge</w:t>
            </w:r>
          </w:p>
          <w:p w14:paraId="44D2CB9E" w14:textId="39B28350" w:rsidR="002D3CCA" w:rsidRDefault="002D3CCA" w:rsidP="002D3CCA">
            <w:r w:rsidRPr="00BE598C">
              <w:rPr>
                <w:b/>
              </w:rPr>
              <w:t>Description</w:t>
            </w:r>
            <w:r>
              <w:t xml:space="preserve">: </w:t>
            </w:r>
            <w:r w:rsidRPr="00AD3C66">
              <w:t>Youth apply what they have lea</w:t>
            </w:r>
            <w:r w:rsidR="00E65588">
              <w:t>r</w:t>
            </w:r>
            <w:r w:rsidRPr="00AD3C66">
              <w:t>ned. A final challenge asks youth</w:t>
            </w:r>
            <w:ins w:id="106" w:author="Author">
              <w:r w:rsidR="00ED0C9F">
                <w:t xml:space="preserve"> to</w:t>
              </w:r>
            </w:ins>
            <w:r w:rsidRPr="00AD3C66">
              <w:t xml:space="preserve"> take the role of </w:t>
            </w:r>
            <w:r w:rsidR="00E65588">
              <w:t xml:space="preserve">different members of the community </w:t>
            </w:r>
            <w:r w:rsidRPr="00AD3C66">
              <w:t xml:space="preserve">trying to </w:t>
            </w:r>
            <w:r w:rsidR="00E65588">
              <w:t>increase biodiversity and habitat for bees. Youth place icons on a map to show where the bees are and where more habitat can be added</w:t>
            </w:r>
            <w:r w:rsidRPr="00AD3C66">
              <w:t xml:space="preserve">. </w:t>
            </w:r>
            <w:r w:rsidR="005A3653">
              <w:t xml:space="preserve">They </w:t>
            </w:r>
            <w:r w:rsidR="005A3653">
              <w:lastRenderedPageBreak/>
              <w:t>then share and defend their placement</w:t>
            </w:r>
            <w:ins w:id="107" w:author="Author">
              <w:r w:rsidR="00ED0C9F">
                <w:t xml:space="preserve"> (</w:t>
              </w:r>
            </w:ins>
            <w:del w:id="108" w:author="Author">
              <w:r w:rsidR="005A3653" w:rsidDel="00ED0C9F">
                <w:delText xml:space="preserve">. </w:delText>
              </w:r>
            </w:del>
            <w:ins w:id="109" w:author="Author">
              <w:r w:rsidR="00ED0C9F">
                <w:t>i</w:t>
              </w:r>
            </w:ins>
            <w:del w:id="110" w:author="Author">
              <w:r w:rsidR="005A3653" w:rsidDel="00ED0C9F">
                <w:delText>I</w:delText>
              </w:r>
            </w:del>
            <w:r w:rsidR="005A3653">
              <w:t>ncludes questions for reflection</w:t>
            </w:r>
            <w:ins w:id="111" w:author="Author">
              <w:r w:rsidR="00ED0C9F">
                <w:t>)</w:t>
              </w:r>
            </w:ins>
            <w:r w:rsidR="005A3653">
              <w:t>.</w:t>
            </w:r>
          </w:p>
          <w:p w14:paraId="65DA3B25" w14:textId="77777777" w:rsidR="002D3CCA" w:rsidRDefault="002D3CCA" w:rsidP="002D3CCA">
            <w:r w:rsidRPr="00BE598C">
              <w:rPr>
                <w:b/>
              </w:rPr>
              <w:t>Instructions</w:t>
            </w:r>
            <w:r>
              <w:t>: Follow the instructions from “</w:t>
            </w:r>
            <w:r w:rsidR="00E65588">
              <w:t>Challenge</w:t>
            </w:r>
            <w:r w:rsidR="005A3653">
              <w:t xml:space="preserve"> Map</w:t>
            </w:r>
            <w:r w:rsidR="006D7C1F">
              <w:t xml:space="preserve">” in the </w:t>
            </w:r>
            <w:r w:rsidR="005A3653">
              <w:t xml:space="preserve">Teen </w:t>
            </w:r>
            <w:r w:rsidR="006D7C1F">
              <w:t>Facilitator</w:t>
            </w:r>
            <w:r>
              <w:t xml:space="preserve"> Guide</w:t>
            </w:r>
            <w:r w:rsidR="00E65588">
              <w:t>.</w:t>
            </w:r>
          </w:p>
          <w:p w14:paraId="001BF6FA" w14:textId="77777777" w:rsidR="001F2BDC" w:rsidRDefault="001F2BDC" w:rsidP="002D3CCA"/>
          <w:p w14:paraId="4BDE83F3" w14:textId="77777777" w:rsidR="001F2BDC" w:rsidRDefault="001F2BDC" w:rsidP="002D3CCA"/>
        </w:tc>
        <w:tc>
          <w:tcPr>
            <w:tcW w:w="2700" w:type="dxa"/>
          </w:tcPr>
          <w:p w14:paraId="3278E4C9" w14:textId="77777777" w:rsidR="002D3CCA" w:rsidRDefault="002D3CCA" w:rsidP="002D3CCA">
            <w:pPr>
              <w:rPr>
                <w:b/>
              </w:rPr>
            </w:pPr>
            <w:r>
              <w:rPr>
                <w:b/>
              </w:rPr>
              <w:lastRenderedPageBreak/>
              <w:t xml:space="preserve">Per Group of </w:t>
            </w:r>
            <w:r w:rsidR="00E65588">
              <w:rPr>
                <w:b/>
              </w:rPr>
              <w:t>4</w:t>
            </w:r>
            <w:del w:id="112" w:author="Author">
              <w:r w:rsidRPr="00593626" w:rsidDel="000640DD">
                <w:rPr>
                  <w:b/>
                </w:rPr>
                <w:delText>:</w:delText>
              </w:r>
            </w:del>
          </w:p>
          <w:p w14:paraId="62EDBD46" w14:textId="6A734E52" w:rsidR="002D3CCA" w:rsidRDefault="002D3CCA" w:rsidP="002D3CCA">
            <w:pPr>
              <w:rPr>
                <w:b/>
              </w:rPr>
            </w:pPr>
            <w:r>
              <w:rPr>
                <w:b/>
              </w:rPr>
              <w:t>Fro</w:t>
            </w:r>
            <w:r w:rsidR="001F2BDC">
              <w:rPr>
                <w:b/>
              </w:rPr>
              <w:t>m the kit</w:t>
            </w:r>
            <w:ins w:id="113" w:author="Author">
              <w:r w:rsidR="000640DD">
                <w:rPr>
                  <w:b/>
                </w:rPr>
                <w:t>:</w:t>
              </w:r>
            </w:ins>
            <w:r w:rsidR="001F2BDC">
              <w:rPr>
                <w:b/>
              </w:rPr>
              <w:t xml:space="preserve"> </w:t>
            </w:r>
          </w:p>
          <w:p w14:paraId="5583007E" w14:textId="77777777" w:rsidR="002D3CCA" w:rsidRPr="00E65588" w:rsidRDefault="002D3CCA" w:rsidP="00E65588">
            <w:pPr>
              <w:pStyle w:val="ListParagraph"/>
              <w:numPr>
                <w:ilvl w:val="0"/>
                <w:numId w:val="4"/>
              </w:numPr>
              <w:ind w:left="252" w:hanging="252"/>
              <w:rPr>
                <w:b/>
              </w:rPr>
            </w:pPr>
            <w:r>
              <w:t xml:space="preserve">1 </w:t>
            </w:r>
            <w:r w:rsidR="00E65588">
              <w:t>challenge map</w:t>
            </w:r>
          </w:p>
          <w:p w14:paraId="1DB6C85A" w14:textId="77777777" w:rsidR="002D3CCA" w:rsidRDefault="00E65588" w:rsidP="00E65588">
            <w:pPr>
              <w:pStyle w:val="ListParagraph"/>
              <w:numPr>
                <w:ilvl w:val="0"/>
                <w:numId w:val="4"/>
              </w:numPr>
              <w:ind w:left="252" w:hanging="252"/>
            </w:pPr>
            <w:r w:rsidRPr="00E65588">
              <w:t>1 set of magnetic icons</w:t>
            </w:r>
          </w:p>
          <w:p w14:paraId="0830F1BA" w14:textId="77777777" w:rsidR="005A3653" w:rsidRDefault="005A3653" w:rsidP="00E65588">
            <w:pPr>
              <w:pStyle w:val="ListParagraph"/>
              <w:numPr>
                <w:ilvl w:val="0"/>
                <w:numId w:val="4"/>
              </w:numPr>
              <w:ind w:left="252" w:hanging="252"/>
            </w:pPr>
            <w:r>
              <w:t>1 set of bee cards</w:t>
            </w:r>
          </w:p>
          <w:p w14:paraId="58B6158E" w14:textId="77777777" w:rsidR="005A3653" w:rsidRDefault="005A3653" w:rsidP="005A3653">
            <w:pPr>
              <w:pStyle w:val="ListParagraph"/>
              <w:numPr>
                <w:ilvl w:val="0"/>
                <w:numId w:val="4"/>
              </w:numPr>
              <w:ind w:left="252" w:hanging="252"/>
            </w:pPr>
            <w:r>
              <w:lastRenderedPageBreak/>
              <w:t>1 table of icon descriptions</w:t>
            </w:r>
          </w:p>
          <w:p w14:paraId="5C65D023" w14:textId="77777777" w:rsidR="005A3653" w:rsidRDefault="005A3653" w:rsidP="005A3653">
            <w:pPr>
              <w:pStyle w:val="ListParagraph"/>
              <w:numPr>
                <w:ilvl w:val="0"/>
                <w:numId w:val="4"/>
              </w:numPr>
              <w:ind w:left="252" w:hanging="252"/>
            </w:pPr>
            <w:r>
              <w:t>1 map key</w:t>
            </w:r>
          </w:p>
          <w:p w14:paraId="48EEA99A" w14:textId="77777777" w:rsidR="005A3653" w:rsidRPr="00E65588" w:rsidRDefault="005A3653" w:rsidP="005A3653">
            <w:pPr>
              <w:pStyle w:val="ListParagraph"/>
              <w:numPr>
                <w:ilvl w:val="0"/>
                <w:numId w:val="4"/>
              </w:numPr>
              <w:ind w:left="252" w:hanging="252"/>
            </w:pPr>
            <w:r>
              <w:t>37 bee bucks</w:t>
            </w:r>
          </w:p>
        </w:tc>
      </w:tr>
      <w:tr w:rsidR="002D3CCA" w14:paraId="06D6C0F2" w14:textId="77777777" w:rsidTr="000D2999">
        <w:tc>
          <w:tcPr>
            <w:tcW w:w="1476" w:type="dxa"/>
          </w:tcPr>
          <w:p w14:paraId="5B7384D5" w14:textId="2A8C5D3C" w:rsidR="002D3CCA" w:rsidRDefault="002656EC" w:rsidP="002D3CCA">
            <w:r>
              <w:lastRenderedPageBreak/>
              <w:t>1:30</w:t>
            </w:r>
            <w:ins w:id="114" w:author="Author">
              <w:r w:rsidR="00A35A1E">
                <w:t>–</w:t>
              </w:r>
            </w:ins>
            <w:del w:id="115" w:author="Author">
              <w:r w:rsidDel="00A35A1E">
                <w:delText>-</w:delText>
              </w:r>
            </w:del>
            <w:r>
              <w:t>1:40</w:t>
            </w:r>
          </w:p>
        </w:tc>
        <w:tc>
          <w:tcPr>
            <w:tcW w:w="6709" w:type="dxa"/>
          </w:tcPr>
          <w:p w14:paraId="79BBD936" w14:textId="73DA76C8" w:rsidR="002D3CCA" w:rsidRDefault="002D3CCA" w:rsidP="002D3CCA">
            <w:r w:rsidRPr="00A70E9D">
              <w:rPr>
                <w:b/>
              </w:rPr>
              <w:t>Activity</w:t>
            </w:r>
            <w:r>
              <w:t xml:space="preserve">: Slicing </w:t>
            </w:r>
            <w:ins w:id="116" w:author="Author">
              <w:r w:rsidR="00EC1042">
                <w:t>U</w:t>
              </w:r>
            </w:ins>
            <w:del w:id="117" w:author="Author">
              <w:r w:rsidDel="00EC1042">
                <w:delText>u</w:delText>
              </w:r>
            </w:del>
            <w:r>
              <w:t xml:space="preserve">p </w:t>
            </w:r>
            <w:ins w:id="118" w:author="Author">
              <w:r w:rsidR="00085524">
                <w:t>E</w:t>
              </w:r>
            </w:ins>
            <w:del w:id="119" w:author="Author">
              <w:r w:rsidDel="00085524">
                <w:delText>e</w:delText>
              </w:r>
            </w:del>
            <w:r>
              <w:t xml:space="preserve">arth’s </w:t>
            </w:r>
            <w:ins w:id="120" w:author="Author">
              <w:r w:rsidR="00EC1042">
                <w:t>L</w:t>
              </w:r>
            </w:ins>
            <w:del w:id="121" w:author="Author">
              <w:r w:rsidDel="00EC1042">
                <w:delText>l</w:delText>
              </w:r>
            </w:del>
            <w:r>
              <w:t xml:space="preserve">and </w:t>
            </w:r>
            <w:ins w:id="122" w:author="Author">
              <w:r w:rsidR="00EC1042">
                <w:t>R</w:t>
              </w:r>
            </w:ins>
            <w:del w:id="123" w:author="Author">
              <w:r w:rsidDel="00EC1042">
                <w:delText>r</w:delText>
              </w:r>
            </w:del>
            <w:r>
              <w:t>esources</w:t>
            </w:r>
          </w:p>
          <w:p w14:paraId="3688D3CB" w14:textId="77777777" w:rsidR="00CB60E4" w:rsidRDefault="002D3CCA" w:rsidP="00CB60E4">
            <w:r w:rsidRPr="00A70E9D">
              <w:rPr>
                <w:b/>
              </w:rPr>
              <w:t>Description</w:t>
            </w:r>
            <w:r>
              <w:t>: Have apples for snack time while you use an apple to show how land for food production is a limited resource.</w:t>
            </w:r>
          </w:p>
          <w:p w14:paraId="3A31F13B" w14:textId="6314853B" w:rsidR="002D3CCA" w:rsidRDefault="002D3CCA" w:rsidP="00CB60E4">
            <w:r w:rsidRPr="00A70E9D">
              <w:rPr>
                <w:b/>
              </w:rPr>
              <w:t>Instructions</w:t>
            </w:r>
            <w:r>
              <w:t xml:space="preserve">: Follow the instructions for “Activity 1: Slicing </w:t>
            </w:r>
            <w:ins w:id="124" w:author="Author">
              <w:r w:rsidR="00EF6033">
                <w:t>U</w:t>
              </w:r>
            </w:ins>
            <w:del w:id="125" w:author="Author">
              <w:r w:rsidDel="00EF6033">
                <w:delText>u</w:delText>
              </w:r>
            </w:del>
            <w:r>
              <w:t xml:space="preserve">p </w:t>
            </w:r>
            <w:ins w:id="126" w:author="Author">
              <w:r w:rsidR="00085524">
                <w:t>E</w:t>
              </w:r>
            </w:ins>
            <w:del w:id="127" w:author="Author">
              <w:r w:rsidDel="00085524">
                <w:delText>e</w:delText>
              </w:r>
            </w:del>
            <w:r>
              <w:t xml:space="preserve">arth’s </w:t>
            </w:r>
            <w:ins w:id="128" w:author="Author">
              <w:r w:rsidR="00EF6033">
                <w:t>L</w:t>
              </w:r>
            </w:ins>
            <w:del w:id="129" w:author="Author">
              <w:r w:rsidDel="00EF6033">
                <w:delText>l</w:delText>
              </w:r>
            </w:del>
            <w:r>
              <w:t xml:space="preserve">and </w:t>
            </w:r>
            <w:ins w:id="130" w:author="Author">
              <w:r w:rsidR="00EF6033">
                <w:t>R</w:t>
              </w:r>
            </w:ins>
            <w:del w:id="131" w:author="Author">
              <w:r w:rsidDel="00EF6033">
                <w:delText>r</w:delText>
              </w:r>
            </w:del>
            <w:r>
              <w:t xml:space="preserve">esources” from the lesson “How </w:t>
            </w:r>
            <w:ins w:id="132" w:author="Author">
              <w:r w:rsidR="00EF6033">
                <w:t>M</w:t>
              </w:r>
            </w:ins>
            <w:del w:id="133" w:author="Author">
              <w:r w:rsidDel="00EF6033">
                <w:delText>m</w:delText>
              </w:r>
            </w:del>
            <w:r>
              <w:t xml:space="preserve">uch </w:t>
            </w:r>
            <w:ins w:id="134" w:author="Author">
              <w:r w:rsidR="00EF6033">
                <w:t>I</w:t>
              </w:r>
            </w:ins>
            <w:del w:id="135" w:author="Author">
              <w:r w:rsidDel="00EF6033">
                <w:delText>i</w:delText>
              </w:r>
            </w:del>
            <w:r>
              <w:t xml:space="preserve">s </w:t>
            </w:r>
            <w:ins w:id="136" w:author="Author">
              <w:r w:rsidR="00EF6033">
                <w:t>D</w:t>
              </w:r>
            </w:ins>
            <w:del w:id="137" w:author="Author">
              <w:r w:rsidDel="00EF6033">
                <w:delText>d</w:delText>
              </w:r>
            </w:del>
            <w:r>
              <w:t xml:space="preserve">irt </w:t>
            </w:r>
            <w:ins w:id="138" w:author="Author">
              <w:r w:rsidR="00EF6033">
                <w:t>W</w:t>
              </w:r>
            </w:ins>
            <w:del w:id="139" w:author="Author">
              <w:r w:rsidDel="00EF6033">
                <w:delText>w</w:delText>
              </w:r>
            </w:del>
            <w:r>
              <w:t xml:space="preserve">orth?” from the Iowa Ag Literacy Foundation website </w:t>
            </w:r>
            <w:hyperlink r:id="rId16" w:history="1">
              <w:r w:rsidRPr="00FB2A18">
                <w:rPr>
                  <w:rStyle w:val="Hyperlink"/>
                </w:rPr>
                <w:t>https://www.agclassroom.org/iowa/matrix/lessonplan.cfm?lpid=148</w:t>
              </w:r>
            </w:hyperlink>
            <w:ins w:id="140" w:author="Author">
              <w:r w:rsidR="00FA6E3D">
                <w:rPr>
                  <w:rStyle w:val="Hyperlink"/>
                </w:rPr>
                <w:t>.</w:t>
              </w:r>
            </w:ins>
          </w:p>
        </w:tc>
        <w:tc>
          <w:tcPr>
            <w:tcW w:w="2700" w:type="dxa"/>
          </w:tcPr>
          <w:p w14:paraId="29004026" w14:textId="77777777" w:rsidR="002D3CCA" w:rsidRDefault="002D3CCA" w:rsidP="002D3CCA">
            <w:pPr>
              <w:rPr>
                <w:b/>
              </w:rPr>
            </w:pPr>
            <w:r w:rsidRPr="00A70E9D">
              <w:rPr>
                <w:b/>
              </w:rPr>
              <w:t>Per youth</w:t>
            </w:r>
            <w:del w:id="141" w:author="Author">
              <w:r w:rsidRPr="00A70E9D" w:rsidDel="00085524">
                <w:rPr>
                  <w:b/>
                </w:rPr>
                <w:delText>:</w:delText>
              </w:r>
            </w:del>
          </w:p>
          <w:p w14:paraId="09A9B1DF" w14:textId="39E372A5" w:rsidR="00834D86" w:rsidRPr="00A70E9D" w:rsidRDefault="00834D86" w:rsidP="002D3CCA">
            <w:pPr>
              <w:rPr>
                <w:b/>
              </w:rPr>
            </w:pPr>
            <w:r>
              <w:rPr>
                <w:b/>
              </w:rPr>
              <w:t>Not in the kit</w:t>
            </w:r>
            <w:ins w:id="142" w:author="Author">
              <w:r w:rsidR="00085524">
                <w:rPr>
                  <w:b/>
                </w:rPr>
                <w:t>:</w:t>
              </w:r>
            </w:ins>
          </w:p>
          <w:p w14:paraId="4E19771A" w14:textId="77777777" w:rsidR="00CB60E4" w:rsidRPr="005A3653" w:rsidRDefault="002D3CCA" w:rsidP="002D3CCA">
            <w:pPr>
              <w:pStyle w:val="ListParagraph"/>
              <w:numPr>
                <w:ilvl w:val="0"/>
                <w:numId w:val="5"/>
              </w:numPr>
              <w:ind w:left="306" w:hanging="306"/>
            </w:pPr>
            <w:r>
              <w:t>1 apple for snack</w:t>
            </w:r>
          </w:p>
          <w:p w14:paraId="41FAF809" w14:textId="65B1F1A4" w:rsidR="002D3CCA" w:rsidRDefault="002D3CCA" w:rsidP="002D3CCA">
            <w:pPr>
              <w:rPr>
                <w:b/>
              </w:rPr>
            </w:pPr>
            <w:r>
              <w:rPr>
                <w:b/>
              </w:rPr>
              <w:t>For leader demonstration</w:t>
            </w:r>
            <w:ins w:id="143" w:author="Author">
              <w:r w:rsidR="00085524">
                <w:rPr>
                  <w:b/>
                </w:rPr>
                <w:t>:</w:t>
              </w:r>
            </w:ins>
          </w:p>
          <w:p w14:paraId="540A5812" w14:textId="77777777" w:rsidR="002D3CCA" w:rsidRPr="00DC0101" w:rsidRDefault="002D3CCA" w:rsidP="002D3CCA">
            <w:pPr>
              <w:pStyle w:val="ListParagraph"/>
              <w:numPr>
                <w:ilvl w:val="0"/>
                <w:numId w:val="5"/>
              </w:numPr>
              <w:ind w:left="306" w:hanging="306"/>
              <w:rPr>
                <w:b/>
              </w:rPr>
            </w:pPr>
            <w:r>
              <w:t>1 apple</w:t>
            </w:r>
          </w:p>
          <w:p w14:paraId="2BE18C79" w14:textId="77777777" w:rsidR="002D3CCA" w:rsidRPr="00DC0101" w:rsidRDefault="002D3CCA" w:rsidP="002D3CCA">
            <w:pPr>
              <w:pStyle w:val="ListParagraph"/>
              <w:numPr>
                <w:ilvl w:val="0"/>
                <w:numId w:val="5"/>
              </w:numPr>
              <w:ind w:left="306" w:hanging="306"/>
              <w:rPr>
                <w:b/>
              </w:rPr>
            </w:pPr>
            <w:r>
              <w:t>Knife and cutting board</w:t>
            </w:r>
          </w:p>
        </w:tc>
      </w:tr>
      <w:tr w:rsidR="002D3CCA" w14:paraId="2F727931" w14:textId="77777777" w:rsidTr="000D2999">
        <w:tc>
          <w:tcPr>
            <w:tcW w:w="1476" w:type="dxa"/>
          </w:tcPr>
          <w:p w14:paraId="77B4C639" w14:textId="65E17E64" w:rsidR="002D3CCA" w:rsidRDefault="002D3CCA" w:rsidP="002D3CCA">
            <w:r>
              <w:t>1</w:t>
            </w:r>
            <w:r w:rsidR="002656EC">
              <w:t>:40</w:t>
            </w:r>
            <w:ins w:id="144" w:author="Author">
              <w:r w:rsidR="00A35A1E">
                <w:t>–</w:t>
              </w:r>
            </w:ins>
            <w:del w:id="145" w:author="Author">
              <w:r w:rsidR="002656EC" w:rsidDel="00A35A1E">
                <w:delText>-</w:delText>
              </w:r>
            </w:del>
            <w:r w:rsidR="002656EC">
              <w:t>2:00</w:t>
            </w:r>
          </w:p>
        </w:tc>
        <w:tc>
          <w:tcPr>
            <w:tcW w:w="6709" w:type="dxa"/>
          </w:tcPr>
          <w:p w14:paraId="6D256F64" w14:textId="1F0BDE95" w:rsidR="002D3CCA" w:rsidRDefault="002D3CCA" w:rsidP="002D3CCA">
            <w:r w:rsidRPr="00BE598C">
              <w:rPr>
                <w:b/>
              </w:rPr>
              <w:t>Activity</w:t>
            </w:r>
            <w:r>
              <w:t xml:space="preserve">: Citizen </w:t>
            </w:r>
            <w:ins w:id="146" w:author="Author">
              <w:r w:rsidR="00EC1042">
                <w:t>S</w:t>
              </w:r>
            </w:ins>
            <w:del w:id="147" w:author="Author">
              <w:r w:rsidDel="00EC1042">
                <w:delText>s</w:delText>
              </w:r>
            </w:del>
            <w:r>
              <w:t xml:space="preserve">cience </w:t>
            </w:r>
          </w:p>
          <w:p w14:paraId="502F44BD" w14:textId="77777777" w:rsidR="002D3CCA" w:rsidRDefault="002D3CCA" w:rsidP="002D3CCA">
            <w:r w:rsidRPr="00BE598C">
              <w:rPr>
                <w:b/>
              </w:rPr>
              <w:t>Description</w:t>
            </w:r>
            <w:r>
              <w:t>:</w:t>
            </w:r>
            <w:r w:rsidRPr="00B605C1">
              <w:t xml:space="preserve"> </w:t>
            </w:r>
            <w:r>
              <w:t>Watch video</w:t>
            </w:r>
            <w:r w:rsidR="00104FE4">
              <w:t>s</w:t>
            </w:r>
            <w:r>
              <w:t xml:space="preserve"> to learn about citizen science. Discuss opportunities to monitor </w:t>
            </w:r>
            <w:r w:rsidR="00E65588">
              <w:t>bees</w:t>
            </w:r>
            <w:r>
              <w:t xml:space="preserve"> in Iowa. </w:t>
            </w:r>
          </w:p>
          <w:p w14:paraId="406CF8C7" w14:textId="77777777" w:rsidR="005A3653" w:rsidRPr="005A3653" w:rsidRDefault="002D3CCA" w:rsidP="005A3653">
            <w:pPr>
              <w:pStyle w:val="NormalWeb"/>
              <w:rPr>
                <w:rFonts w:asciiTheme="minorHAnsi" w:eastAsia="Times New Roman" w:hAnsiTheme="minorHAnsi" w:cstheme="minorHAnsi"/>
                <w:sz w:val="22"/>
                <w:szCs w:val="22"/>
              </w:rPr>
            </w:pPr>
            <w:r w:rsidRPr="005A3653">
              <w:rPr>
                <w:rFonts w:asciiTheme="minorHAnsi" w:hAnsiTheme="minorHAnsi" w:cstheme="minorHAnsi"/>
                <w:b/>
                <w:sz w:val="22"/>
                <w:szCs w:val="22"/>
              </w:rPr>
              <w:t>Instructions</w:t>
            </w:r>
            <w:r w:rsidR="005A3653" w:rsidRPr="005A3653">
              <w:rPr>
                <w:rFonts w:asciiTheme="minorHAnsi" w:hAnsiTheme="minorHAnsi" w:cstheme="minorHAnsi"/>
                <w:sz w:val="22"/>
                <w:szCs w:val="22"/>
              </w:rPr>
              <w:t xml:space="preserve">: Watch these two videos about how people can help scientists learn more about bees. </w:t>
            </w:r>
            <w:hyperlink r:id="rId17" w:tgtFrame="_blank" w:history="1">
              <w:r w:rsidR="005A3653" w:rsidRPr="005A3653">
                <w:rPr>
                  <w:rFonts w:asciiTheme="minorHAnsi" w:eastAsia="Times New Roman" w:hAnsiTheme="minorHAnsi" w:cstheme="minorHAnsi"/>
                  <w:color w:val="0000FF"/>
                  <w:sz w:val="22"/>
                  <w:szCs w:val="22"/>
                  <w:u w:val="single"/>
                </w:rPr>
                <w:t>https://www.youtube.com/watch?v=6LCFP2eqPPc</w:t>
              </w:r>
            </w:hyperlink>
          </w:p>
          <w:p w14:paraId="2F90B646" w14:textId="77777777" w:rsidR="005A3653" w:rsidRPr="005A3653" w:rsidRDefault="005A3653" w:rsidP="005A3653">
            <w:pPr>
              <w:rPr>
                <w:rFonts w:eastAsia="Times New Roman" w:cstheme="minorHAnsi"/>
              </w:rPr>
            </w:pPr>
          </w:p>
          <w:p w14:paraId="5DAD55F2" w14:textId="77777777" w:rsidR="005A3653" w:rsidRPr="005A3653" w:rsidRDefault="0067285B" w:rsidP="005A3653">
            <w:pPr>
              <w:rPr>
                <w:rFonts w:eastAsia="Times New Roman" w:cstheme="minorHAnsi"/>
              </w:rPr>
            </w:pPr>
            <w:hyperlink r:id="rId18" w:tgtFrame="_blank" w:history="1">
              <w:r w:rsidR="005A3653" w:rsidRPr="005A3653">
                <w:rPr>
                  <w:rFonts w:eastAsia="Times New Roman" w:cstheme="minorHAnsi"/>
                  <w:color w:val="0000FF"/>
                  <w:u w:val="single"/>
                </w:rPr>
                <w:t>https://www.youtube.com/watch?v=rsMe5PZMSz8</w:t>
              </w:r>
            </w:hyperlink>
          </w:p>
          <w:p w14:paraId="5DC71FCC" w14:textId="77777777" w:rsidR="002D3CCA" w:rsidRDefault="002D3CCA" w:rsidP="002D3CCA">
            <w:commentRangeStart w:id="148"/>
            <w:commentRangeStart w:id="149"/>
            <w:r w:rsidRPr="005A3653">
              <w:rPr>
                <w:rFonts w:cstheme="minorHAnsi"/>
              </w:rPr>
              <w:t xml:space="preserve">Discussion questions: </w:t>
            </w:r>
            <w:commentRangeEnd w:id="148"/>
            <w:r w:rsidR="000862FB">
              <w:rPr>
                <w:rStyle w:val="CommentReference"/>
              </w:rPr>
              <w:commentReference w:id="148"/>
            </w:r>
            <w:commentRangeEnd w:id="149"/>
            <w:r w:rsidR="000862FB">
              <w:rPr>
                <w:rStyle w:val="CommentReference"/>
              </w:rPr>
              <w:commentReference w:id="149"/>
            </w:r>
            <w:r w:rsidR="005A3653" w:rsidRPr="005A3653">
              <w:rPr>
                <w:rFonts w:cstheme="minorHAnsi"/>
              </w:rPr>
              <w:t>Why is it important to learn more about</w:t>
            </w:r>
            <w:r w:rsidR="005A3653">
              <w:t xml:space="preserve"> native bees? What do we need to know? Can anyone help? How can you help?</w:t>
            </w:r>
            <w:r>
              <w:t xml:space="preserve"> </w:t>
            </w:r>
          </w:p>
        </w:tc>
        <w:tc>
          <w:tcPr>
            <w:tcW w:w="2700" w:type="dxa"/>
          </w:tcPr>
          <w:p w14:paraId="3B1BAAC1" w14:textId="77777777" w:rsidR="002D3CCA" w:rsidRDefault="002D3CCA" w:rsidP="002D3CCA"/>
        </w:tc>
      </w:tr>
      <w:tr w:rsidR="002D3CCA" w14:paraId="4B735FA1" w14:textId="77777777" w:rsidTr="000D2999">
        <w:tc>
          <w:tcPr>
            <w:tcW w:w="1476" w:type="dxa"/>
          </w:tcPr>
          <w:p w14:paraId="55A026CA" w14:textId="16BAB9FE" w:rsidR="002D3CCA" w:rsidRDefault="00877F43" w:rsidP="002D3CCA">
            <w:r>
              <w:t>2:00</w:t>
            </w:r>
            <w:ins w:id="150" w:author="Author">
              <w:r w:rsidR="00A35A1E">
                <w:t>–</w:t>
              </w:r>
            </w:ins>
            <w:del w:id="151" w:author="Author">
              <w:r w:rsidDel="00A35A1E">
                <w:delText>-</w:delText>
              </w:r>
            </w:del>
            <w:r>
              <w:t>2:30</w:t>
            </w:r>
          </w:p>
        </w:tc>
        <w:tc>
          <w:tcPr>
            <w:tcW w:w="6709" w:type="dxa"/>
          </w:tcPr>
          <w:p w14:paraId="7BFCF2FD" w14:textId="1D6D8021" w:rsidR="002D3CCA" w:rsidRDefault="002D3CCA" w:rsidP="002D3CCA">
            <w:r w:rsidRPr="00BE598C">
              <w:rPr>
                <w:b/>
              </w:rPr>
              <w:t>Activity</w:t>
            </w:r>
            <w:r>
              <w:t xml:space="preserve">: </w:t>
            </w:r>
            <w:r w:rsidR="00B45A3B">
              <w:t xml:space="preserve">Native </w:t>
            </w:r>
            <w:ins w:id="152" w:author="Author">
              <w:r w:rsidR="00EF6033">
                <w:t>B</w:t>
              </w:r>
            </w:ins>
            <w:del w:id="153" w:author="Author">
              <w:r w:rsidR="00B45A3B" w:rsidDel="00EF6033">
                <w:delText>b</w:delText>
              </w:r>
            </w:del>
            <w:r w:rsidR="00B45A3B">
              <w:t xml:space="preserve">ee </w:t>
            </w:r>
            <w:ins w:id="154" w:author="Author">
              <w:r w:rsidR="00EF6033">
                <w:t>N</w:t>
              </w:r>
            </w:ins>
            <w:del w:id="155" w:author="Author">
              <w:r w:rsidR="00B45A3B" w:rsidDel="00EF6033">
                <w:delText>n</w:delText>
              </w:r>
            </w:del>
            <w:r w:rsidR="00104FE4">
              <w:t>ests</w:t>
            </w:r>
          </w:p>
          <w:p w14:paraId="3202CB6C" w14:textId="77777777" w:rsidR="002D3CCA" w:rsidRDefault="002D3CCA" w:rsidP="002D3CCA">
            <w:r w:rsidRPr="00BE598C">
              <w:rPr>
                <w:b/>
              </w:rPr>
              <w:t>Description</w:t>
            </w:r>
            <w:r>
              <w:t xml:space="preserve">: </w:t>
            </w:r>
            <w:r w:rsidRPr="00AD3C66">
              <w:t xml:space="preserve">Youth </w:t>
            </w:r>
            <w:r>
              <w:t xml:space="preserve">can apply what they have learned by </w:t>
            </w:r>
            <w:r w:rsidR="00104FE4">
              <w:t>making a bee nest to take home and observe.</w:t>
            </w:r>
          </w:p>
          <w:p w14:paraId="3042BD49" w14:textId="6F8AD023" w:rsidR="004E6C46" w:rsidRPr="00D95448" w:rsidRDefault="002D3CCA" w:rsidP="002D3CCA">
            <w:r w:rsidRPr="00BE598C">
              <w:rPr>
                <w:b/>
              </w:rPr>
              <w:t>Instructions</w:t>
            </w:r>
            <w:r>
              <w:t xml:space="preserve">: </w:t>
            </w:r>
            <w:r w:rsidR="00104FE4">
              <w:t xml:space="preserve">Follow the directions from the </w:t>
            </w:r>
            <w:commentRangeStart w:id="156"/>
            <w:r w:rsidR="00104FE4">
              <w:t>facilitators</w:t>
            </w:r>
            <w:ins w:id="157" w:author="Author">
              <w:r w:rsidR="00B847DC">
                <w:t>’</w:t>
              </w:r>
            </w:ins>
            <w:r w:rsidR="00104FE4">
              <w:t xml:space="preserve"> guide</w:t>
            </w:r>
            <w:commentRangeEnd w:id="156"/>
            <w:r w:rsidR="00B847DC">
              <w:rPr>
                <w:rStyle w:val="CommentReference"/>
              </w:rPr>
              <w:commentReference w:id="156"/>
            </w:r>
            <w:r w:rsidR="00104FE4">
              <w:t xml:space="preserve"> to assemble the nests. Go to the Crown Bees</w:t>
            </w:r>
            <w:r w:rsidR="00877F43">
              <w:t xml:space="preserve"> website</w:t>
            </w:r>
            <w:ins w:id="158" w:author="Author">
              <w:r w:rsidR="00231510">
                <w:t>,</w:t>
              </w:r>
            </w:ins>
            <w:r w:rsidR="00877F43">
              <w:t xml:space="preserve"> for this activity</w:t>
            </w:r>
            <w:ins w:id="159" w:author="Author">
              <w:r w:rsidR="00231510">
                <w:t>,</w:t>
              </w:r>
            </w:ins>
            <w:r w:rsidR="00104FE4">
              <w:t xml:space="preserve"> and go over directions for placing the sticker, where to place the nests, and how to track bee activity using the website.</w:t>
            </w:r>
            <w:r w:rsidR="003417D5">
              <w:t xml:space="preserve"> Gather a fe</w:t>
            </w:r>
            <w:r w:rsidR="007917E3">
              <w:t>w small sticks and twigs before-</w:t>
            </w:r>
            <w:r w:rsidR="003417D5">
              <w:t>hand.</w:t>
            </w:r>
          </w:p>
        </w:tc>
        <w:tc>
          <w:tcPr>
            <w:tcW w:w="2700" w:type="dxa"/>
          </w:tcPr>
          <w:p w14:paraId="0B646533" w14:textId="77777777" w:rsidR="002D3CCA" w:rsidRDefault="00104FE4" w:rsidP="002D3CCA">
            <w:pPr>
              <w:rPr>
                <w:b/>
              </w:rPr>
            </w:pPr>
            <w:r>
              <w:rPr>
                <w:b/>
              </w:rPr>
              <w:t>For each youth</w:t>
            </w:r>
            <w:del w:id="160" w:author="Author">
              <w:r w:rsidR="002D3CCA" w:rsidRPr="00EB0E8C" w:rsidDel="000862FB">
                <w:rPr>
                  <w:b/>
                </w:rPr>
                <w:delText>:</w:delText>
              </w:r>
            </w:del>
          </w:p>
          <w:p w14:paraId="258B1A8A" w14:textId="51927DAC" w:rsidR="00834D86" w:rsidRPr="00EB0E8C" w:rsidRDefault="001F2BDC" w:rsidP="002D3CCA">
            <w:pPr>
              <w:rPr>
                <w:b/>
              </w:rPr>
            </w:pPr>
            <w:r>
              <w:rPr>
                <w:b/>
              </w:rPr>
              <w:t>From</w:t>
            </w:r>
            <w:r w:rsidR="00834D86">
              <w:rPr>
                <w:b/>
              </w:rPr>
              <w:t xml:space="preserve"> the kit</w:t>
            </w:r>
            <w:ins w:id="161" w:author="Author">
              <w:r w:rsidR="000862FB">
                <w:rPr>
                  <w:b/>
                </w:rPr>
                <w:t>:</w:t>
              </w:r>
            </w:ins>
          </w:p>
          <w:p w14:paraId="6485DEC5" w14:textId="77777777" w:rsidR="002D3CCA" w:rsidRDefault="00104FE4" w:rsidP="002D3CCA">
            <w:pPr>
              <w:pStyle w:val="ListParagraph"/>
              <w:numPr>
                <w:ilvl w:val="0"/>
                <w:numId w:val="6"/>
              </w:numPr>
              <w:ind w:left="342" w:hanging="342"/>
            </w:pPr>
            <w:r>
              <w:t>A pre-cut PVC pipe (see guide for dimensions)</w:t>
            </w:r>
          </w:p>
          <w:p w14:paraId="7EC02612" w14:textId="77777777" w:rsidR="00104FE4" w:rsidRDefault="00104FE4" w:rsidP="002D3CCA">
            <w:pPr>
              <w:pStyle w:val="ListParagraph"/>
              <w:numPr>
                <w:ilvl w:val="0"/>
                <w:numId w:val="6"/>
              </w:numPr>
              <w:ind w:left="342" w:hanging="342"/>
            </w:pPr>
            <w:r>
              <w:t>A PVC pipe endcap to fit one end</w:t>
            </w:r>
          </w:p>
          <w:p w14:paraId="2C818012" w14:textId="77777777" w:rsidR="00104FE4" w:rsidRDefault="00877F43" w:rsidP="002D3CCA">
            <w:pPr>
              <w:pStyle w:val="ListParagraph"/>
              <w:numPr>
                <w:ilvl w:val="0"/>
                <w:numId w:val="6"/>
              </w:numPr>
              <w:ind w:left="342" w:hanging="342"/>
            </w:pPr>
            <w:r>
              <w:t>14</w:t>
            </w:r>
            <w:r w:rsidR="00104FE4">
              <w:t xml:space="preserve"> ne</w:t>
            </w:r>
            <w:r>
              <w:t>st tubes (paper straws to fit</w:t>
            </w:r>
            <w:r w:rsidR="00104FE4">
              <w:t xml:space="preserve"> snugly inside PVC pipe)</w:t>
            </w:r>
          </w:p>
          <w:p w14:paraId="7F1AEC01" w14:textId="77777777" w:rsidR="00104FE4" w:rsidRDefault="00104FE4" w:rsidP="00104FE4">
            <w:pPr>
              <w:pStyle w:val="ListParagraph"/>
              <w:numPr>
                <w:ilvl w:val="0"/>
                <w:numId w:val="6"/>
              </w:numPr>
              <w:ind w:left="342" w:hanging="342"/>
            </w:pPr>
            <w:r>
              <w:t>A small amount of clay</w:t>
            </w:r>
          </w:p>
          <w:p w14:paraId="46DCEEC7" w14:textId="77777777" w:rsidR="00104FE4" w:rsidRDefault="00104FE4" w:rsidP="002D3CCA">
            <w:pPr>
              <w:pStyle w:val="ListParagraph"/>
              <w:numPr>
                <w:ilvl w:val="0"/>
                <w:numId w:val="6"/>
              </w:numPr>
              <w:ind w:left="342" w:hanging="342"/>
            </w:pPr>
            <w:r>
              <w:t>1 rubber band</w:t>
            </w:r>
          </w:p>
          <w:p w14:paraId="24C1316B" w14:textId="77777777" w:rsidR="00104FE4" w:rsidRDefault="00104FE4" w:rsidP="00104FE4">
            <w:pPr>
              <w:pStyle w:val="ListParagraph"/>
              <w:numPr>
                <w:ilvl w:val="0"/>
                <w:numId w:val="6"/>
              </w:numPr>
              <w:ind w:left="342" w:hanging="342"/>
            </w:pPr>
            <w:r>
              <w:t>Small sticks to put between spaces</w:t>
            </w:r>
            <w:r w:rsidR="003417D5">
              <w:t xml:space="preserve"> (not in kit)</w:t>
            </w:r>
          </w:p>
          <w:p w14:paraId="2291A9A5" w14:textId="77777777" w:rsidR="00104FE4" w:rsidRDefault="00104FE4" w:rsidP="00104FE4">
            <w:pPr>
              <w:pStyle w:val="ListParagraph"/>
              <w:numPr>
                <w:ilvl w:val="0"/>
                <w:numId w:val="6"/>
              </w:numPr>
              <w:ind w:left="342" w:hanging="342"/>
            </w:pPr>
            <w:r>
              <w:t>1 large zip tie</w:t>
            </w:r>
          </w:p>
          <w:p w14:paraId="4925D544" w14:textId="77777777" w:rsidR="002D3CCA" w:rsidRDefault="00104FE4" w:rsidP="00104FE4">
            <w:pPr>
              <w:pStyle w:val="ListParagraph"/>
              <w:numPr>
                <w:ilvl w:val="0"/>
                <w:numId w:val="6"/>
              </w:numPr>
              <w:ind w:left="342" w:hanging="342"/>
            </w:pPr>
            <w:r>
              <w:t>Citizen science label</w:t>
            </w:r>
          </w:p>
        </w:tc>
      </w:tr>
      <w:tr w:rsidR="006127FE" w14:paraId="020976F7" w14:textId="77777777" w:rsidTr="000D2999">
        <w:tc>
          <w:tcPr>
            <w:tcW w:w="1476" w:type="dxa"/>
          </w:tcPr>
          <w:p w14:paraId="242879BC" w14:textId="147DFBD3" w:rsidR="006127FE" w:rsidRDefault="006127FE" w:rsidP="002D3CCA">
            <w:r>
              <w:t>2:30</w:t>
            </w:r>
            <w:ins w:id="162" w:author="Author">
              <w:r w:rsidR="00A35A1E">
                <w:t>–</w:t>
              </w:r>
            </w:ins>
            <w:del w:id="163" w:author="Author">
              <w:r w:rsidDel="00A35A1E">
                <w:delText>-</w:delText>
              </w:r>
            </w:del>
            <w:r>
              <w:t>2:45</w:t>
            </w:r>
          </w:p>
        </w:tc>
        <w:tc>
          <w:tcPr>
            <w:tcW w:w="6709" w:type="dxa"/>
          </w:tcPr>
          <w:p w14:paraId="3FD2D765" w14:textId="77777777" w:rsidR="006127FE" w:rsidRPr="007917E3" w:rsidRDefault="006127FE" w:rsidP="002D3CCA">
            <w:r w:rsidRPr="007917E3">
              <w:rPr>
                <w:b/>
              </w:rPr>
              <w:t xml:space="preserve">Activity: </w:t>
            </w:r>
            <w:r w:rsidR="007917E3">
              <w:t>Beach Ball Pollination</w:t>
            </w:r>
          </w:p>
          <w:p w14:paraId="169E1D14" w14:textId="77777777" w:rsidR="006127FE" w:rsidRPr="007917E3" w:rsidRDefault="006127FE" w:rsidP="002D3CCA">
            <w:r w:rsidRPr="007917E3">
              <w:rPr>
                <w:b/>
              </w:rPr>
              <w:t xml:space="preserve">Description: </w:t>
            </w:r>
            <w:r w:rsidRPr="007917E3">
              <w:t xml:space="preserve">Youth </w:t>
            </w:r>
            <w:r w:rsidR="007917E3">
              <w:t>will review how bees pollinate flowers with a fun active game.</w:t>
            </w:r>
            <w:r w:rsidRPr="007917E3">
              <w:rPr>
                <w:vanish/>
              </w:rPr>
              <w:t>me helps youth understand thaat t pollen is the winner.c eggs (think easter egg hunt). Youth should collect as muchhoose the r</w:t>
            </w:r>
          </w:p>
          <w:p w14:paraId="4ACE4482" w14:textId="732CFE48" w:rsidR="004E6C46" w:rsidRPr="004E6C46" w:rsidRDefault="006127FE" w:rsidP="005A644F">
            <w:r w:rsidRPr="007917E3">
              <w:rPr>
                <w:b/>
              </w:rPr>
              <w:t xml:space="preserve">Instructions: </w:t>
            </w:r>
            <w:r w:rsidR="005A644F">
              <w:t xml:space="preserve">Visit this website to download the PDF and view the directions. Lesson from Story County Conservation.  You can skip the introduction since you have already covered pollination information. Go directly to the directions. You may wish to do </w:t>
            </w:r>
            <w:ins w:id="164" w:author="Author">
              <w:r w:rsidR="00395E52">
                <w:t>one</w:t>
              </w:r>
            </w:ins>
            <w:del w:id="165" w:author="Author">
              <w:r w:rsidR="005A644F" w:rsidDel="00395E52">
                <w:delText>1</w:delText>
              </w:r>
            </w:del>
            <w:r w:rsidR="005A644F">
              <w:t xml:space="preserve">, </w:t>
            </w:r>
            <w:ins w:id="166" w:author="Author">
              <w:r w:rsidR="00395E52">
                <w:t>two</w:t>
              </w:r>
            </w:ins>
            <w:del w:id="167" w:author="Author">
              <w:r w:rsidR="005A644F" w:rsidDel="00395E52">
                <w:delText>2</w:delText>
              </w:r>
            </w:del>
            <w:r w:rsidR="005A644F">
              <w:t>, or all three rounds described in the directions</w:t>
            </w:r>
            <w:ins w:id="168" w:author="Author">
              <w:r w:rsidR="009F119D">
                <w:t>,</w:t>
              </w:r>
            </w:ins>
            <w:r w:rsidR="005A644F">
              <w:t xml:space="preserve"> depending on how much time you have left at the end of the day. </w:t>
            </w:r>
            <w:hyperlink r:id="rId19" w:history="1">
              <w:r w:rsidR="005A644F" w:rsidRPr="005A644F">
                <w:rPr>
                  <w:rStyle w:val="Hyperlink"/>
                </w:rPr>
                <w:t>https://www.google.com/url?sa=t&amp;rct=j&amp;q=&amp;esrc=s&amp;source=web&amp;cd=1&amp;ved=2ahUKEwiAgoP8lcvgAhUHs54KHVWeBs0QFjAAegQIChAC&amp;url=http%3A%2F%2Fwww.teachers-going-green.com%2F_literature_135954%2FBeach_Ball_Bee_Pollination_Game_Lesson-3rd_Grade&amp;usg=AOvVaw0JcQI8cJj3jX8o5NaDtUkI</w:t>
              </w:r>
            </w:hyperlink>
            <w:r w:rsidR="005A644F">
              <w:rPr>
                <w:b/>
              </w:rPr>
              <w:t xml:space="preserve"> </w:t>
            </w:r>
          </w:p>
        </w:tc>
        <w:tc>
          <w:tcPr>
            <w:tcW w:w="2700" w:type="dxa"/>
          </w:tcPr>
          <w:p w14:paraId="66270A90" w14:textId="77777777" w:rsidR="006127FE" w:rsidRDefault="00000E16" w:rsidP="00000E16">
            <w:pPr>
              <w:rPr>
                <w:b/>
              </w:rPr>
            </w:pPr>
            <w:r>
              <w:rPr>
                <w:b/>
              </w:rPr>
              <w:t>Per group of 12</w:t>
            </w:r>
          </w:p>
          <w:p w14:paraId="02CD2044" w14:textId="4B95FDC1" w:rsidR="00834D86" w:rsidRDefault="00834D86" w:rsidP="00000E16">
            <w:pPr>
              <w:rPr>
                <w:b/>
              </w:rPr>
            </w:pPr>
            <w:r>
              <w:rPr>
                <w:b/>
              </w:rPr>
              <w:t>Not in the kit</w:t>
            </w:r>
            <w:ins w:id="169" w:author="Author">
              <w:r w:rsidR="00DA6D56">
                <w:rPr>
                  <w:b/>
                </w:rPr>
                <w:t>:</w:t>
              </w:r>
            </w:ins>
          </w:p>
          <w:p w14:paraId="125B7E0A" w14:textId="77777777" w:rsidR="00000E16" w:rsidRDefault="005A644F" w:rsidP="005A644F">
            <w:pPr>
              <w:pStyle w:val="ListParagraph"/>
              <w:numPr>
                <w:ilvl w:val="0"/>
                <w:numId w:val="22"/>
              </w:numPr>
              <w:ind w:left="342" w:hanging="342"/>
            </w:pPr>
            <w:r>
              <w:t>2 inflated beach balls</w:t>
            </w:r>
          </w:p>
          <w:p w14:paraId="5AFEF4FD" w14:textId="585B7C3B" w:rsidR="005A644F" w:rsidRPr="00000E16" w:rsidRDefault="005A644F" w:rsidP="005A644F">
            <w:pPr>
              <w:pStyle w:val="ListParagraph"/>
              <w:numPr>
                <w:ilvl w:val="0"/>
                <w:numId w:val="22"/>
              </w:numPr>
              <w:ind w:left="342" w:hanging="342"/>
            </w:pPr>
            <w:r>
              <w:t xml:space="preserve">4 different colors of </w:t>
            </w:r>
            <w:ins w:id="170" w:author="Author">
              <w:r w:rsidR="00845200" w:rsidRPr="00E12FA0">
                <w:rPr>
                  <w:rPrChange w:id="171" w:author="Author">
                    <w:rPr>
                      <w:highlight w:val="yellow"/>
                    </w:rPr>
                  </w:rPrChange>
                </w:rPr>
                <w:t>P</w:t>
              </w:r>
            </w:ins>
            <w:del w:id="172" w:author="Author">
              <w:r w:rsidRPr="00845200" w:rsidDel="00845200">
                <w:delText>p</w:delText>
              </w:r>
            </w:del>
            <w:r w:rsidRPr="00457F1D">
              <w:t>ost-it notes</w:t>
            </w:r>
            <w:r>
              <w:t>, about 20 of each</w:t>
            </w:r>
          </w:p>
        </w:tc>
      </w:tr>
      <w:tr w:rsidR="002D3CCA" w14:paraId="2FBD82CD" w14:textId="77777777" w:rsidTr="000D2999">
        <w:tc>
          <w:tcPr>
            <w:tcW w:w="1476" w:type="dxa"/>
          </w:tcPr>
          <w:p w14:paraId="4025882B" w14:textId="40328A1F" w:rsidR="002D3CCA" w:rsidRDefault="002D3CCA" w:rsidP="002D3CCA">
            <w:r>
              <w:lastRenderedPageBreak/>
              <w:t>2:45</w:t>
            </w:r>
            <w:ins w:id="173" w:author="Author">
              <w:r w:rsidR="00A35A1E">
                <w:t>–</w:t>
              </w:r>
            </w:ins>
            <w:del w:id="174" w:author="Author">
              <w:r w:rsidDel="00A35A1E">
                <w:delText>-</w:delText>
              </w:r>
            </w:del>
            <w:r>
              <w:t>3:00</w:t>
            </w:r>
          </w:p>
        </w:tc>
        <w:tc>
          <w:tcPr>
            <w:tcW w:w="6709" w:type="dxa"/>
          </w:tcPr>
          <w:p w14:paraId="7AE5BA6D" w14:textId="77777777" w:rsidR="00C42B9E" w:rsidRPr="00CB78F4" w:rsidRDefault="002D3CCA" w:rsidP="002D3CCA">
            <w:r>
              <w:t>Re</w:t>
            </w:r>
            <w:r w:rsidR="00CB78F4">
              <w:t xml:space="preserve">cap and Reflections for the Day, </w:t>
            </w:r>
            <w:r w:rsidR="00C42B9E">
              <w:t xml:space="preserve">Survey </w:t>
            </w:r>
          </w:p>
        </w:tc>
        <w:tc>
          <w:tcPr>
            <w:tcW w:w="2700" w:type="dxa"/>
          </w:tcPr>
          <w:p w14:paraId="5A2DF283" w14:textId="77777777" w:rsidR="002D3CCA" w:rsidRDefault="002D3CCA" w:rsidP="002D3CCA"/>
        </w:tc>
      </w:tr>
      <w:tr w:rsidR="002D3CCA" w14:paraId="7BC73B48" w14:textId="77777777" w:rsidTr="000D2999">
        <w:tc>
          <w:tcPr>
            <w:tcW w:w="1476" w:type="dxa"/>
          </w:tcPr>
          <w:p w14:paraId="144FCBF1" w14:textId="6DE99123" w:rsidR="002D3CCA" w:rsidRDefault="002D3CCA" w:rsidP="002D3CCA">
            <w:r>
              <w:t>3:00</w:t>
            </w:r>
            <w:ins w:id="175" w:author="Author">
              <w:r w:rsidR="00A35A1E">
                <w:t>–</w:t>
              </w:r>
            </w:ins>
            <w:del w:id="176" w:author="Author">
              <w:r w:rsidDel="00A35A1E">
                <w:delText>-</w:delText>
              </w:r>
            </w:del>
            <w:r>
              <w:t>3:30</w:t>
            </w:r>
          </w:p>
        </w:tc>
        <w:tc>
          <w:tcPr>
            <w:tcW w:w="6709" w:type="dxa"/>
          </w:tcPr>
          <w:p w14:paraId="544F8B61" w14:textId="77777777" w:rsidR="002D3CCA" w:rsidRDefault="002D3CCA" w:rsidP="002D3CCA">
            <w:r>
              <w:t xml:space="preserve">Showcase for Parents/Guardians: </w:t>
            </w:r>
          </w:p>
          <w:p w14:paraId="0AA2F63D" w14:textId="77777777" w:rsidR="002D3CCA" w:rsidRDefault="002D3CCA" w:rsidP="00271AA2">
            <w:pPr>
              <w:pStyle w:val="ListParagraph"/>
              <w:numPr>
                <w:ilvl w:val="0"/>
                <w:numId w:val="1"/>
              </w:numPr>
            </w:pPr>
            <w:r>
              <w:t xml:space="preserve">Welcome and Introductions </w:t>
            </w:r>
          </w:p>
          <w:p w14:paraId="28CD2827" w14:textId="77777777" w:rsidR="002D3CCA" w:rsidRDefault="002D3CCA" w:rsidP="002D3CCA">
            <w:pPr>
              <w:pStyle w:val="ListParagraph"/>
              <w:numPr>
                <w:ilvl w:val="0"/>
                <w:numId w:val="1"/>
              </w:numPr>
            </w:pPr>
            <w:r>
              <w:t xml:space="preserve">Overview of Day </w:t>
            </w:r>
          </w:p>
          <w:p w14:paraId="618A172A" w14:textId="77777777" w:rsidR="00C42B9E" w:rsidRDefault="002D3CCA" w:rsidP="00271AA2">
            <w:pPr>
              <w:pStyle w:val="ListParagraph"/>
              <w:numPr>
                <w:ilvl w:val="0"/>
                <w:numId w:val="1"/>
              </w:numPr>
            </w:pPr>
            <w:r>
              <w:t xml:space="preserve">Youth Reflections and Sharing </w:t>
            </w:r>
          </w:p>
        </w:tc>
        <w:tc>
          <w:tcPr>
            <w:tcW w:w="2700" w:type="dxa"/>
          </w:tcPr>
          <w:p w14:paraId="09A78C8A" w14:textId="77777777" w:rsidR="002D3CCA" w:rsidRDefault="002D3CCA" w:rsidP="002D3CCA"/>
        </w:tc>
      </w:tr>
    </w:tbl>
    <w:p w14:paraId="253A3F5B" w14:textId="318DB836" w:rsidR="00DF1A02" w:rsidRPr="00800D2D" w:rsidRDefault="00CA4C56" w:rsidP="002656EC">
      <w:pPr>
        <w:spacing w:after="0"/>
        <w:rPr>
          <w:sz w:val="48"/>
          <w:szCs w:val="48"/>
        </w:rPr>
      </w:pPr>
      <w:r>
        <w:rPr>
          <w:sz w:val="48"/>
          <w:szCs w:val="48"/>
        </w:rPr>
        <w:t>Wild About Native Bees</w:t>
      </w:r>
      <w:r w:rsidR="00DF1A02" w:rsidRPr="00800D2D">
        <w:rPr>
          <w:sz w:val="48"/>
          <w:szCs w:val="48"/>
        </w:rPr>
        <w:t xml:space="preserve"> Day Camp: Supply </w:t>
      </w:r>
      <w:ins w:id="177" w:author="Author">
        <w:r w:rsidR="006755CA">
          <w:rPr>
            <w:sz w:val="48"/>
            <w:szCs w:val="48"/>
          </w:rPr>
          <w:t>l</w:t>
        </w:r>
      </w:ins>
      <w:del w:id="178" w:author="Author">
        <w:r w:rsidR="00DF1A02" w:rsidRPr="00800D2D" w:rsidDel="006755CA">
          <w:rPr>
            <w:sz w:val="48"/>
            <w:szCs w:val="48"/>
          </w:rPr>
          <w:delText>L</w:delText>
        </w:r>
      </w:del>
      <w:r w:rsidR="00DF1A02" w:rsidRPr="00800D2D">
        <w:rPr>
          <w:sz w:val="48"/>
          <w:szCs w:val="48"/>
        </w:rPr>
        <w:t>ist</w:t>
      </w:r>
      <w:r>
        <w:rPr>
          <w:sz w:val="48"/>
          <w:szCs w:val="48"/>
        </w:rPr>
        <w:t xml:space="preserve"> per group of 12 youth par</w:t>
      </w:r>
      <w:r w:rsidR="00BF7DE4">
        <w:rPr>
          <w:sz w:val="48"/>
          <w:szCs w:val="48"/>
        </w:rPr>
        <w:t>t</w:t>
      </w:r>
      <w:r>
        <w:rPr>
          <w:sz w:val="48"/>
          <w:szCs w:val="48"/>
        </w:rPr>
        <w:t>icipants</w:t>
      </w:r>
    </w:p>
    <w:p w14:paraId="469D45D3" w14:textId="77777777" w:rsidR="00DF1A02" w:rsidRPr="00111556" w:rsidRDefault="00DF1A02" w:rsidP="00DF1A02">
      <w:pPr>
        <w:pStyle w:val="Heading1"/>
      </w:pPr>
      <w:r>
        <w:t>Kit Contents</w:t>
      </w:r>
    </w:p>
    <w:tbl>
      <w:tblPr>
        <w:tblStyle w:val="TableGrid"/>
        <w:tblW w:w="9355" w:type="dxa"/>
        <w:tblLook w:val="04A0" w:firstRow="1" w:lastRow="0" w:firstColumn="1" w:lastColumn="0" w:noHBand="0" w:noVBand="1"/>
      </w:tblPr>
      <w:tblGrid>
        <w:gridCol w:w="1023"/>
        <w:gridCol w:w="5092"/>
        <w:gridCol w:w="3240"/>
      </w:tblGrid>
      <w:tr w:rsidR="00DF1A02" w14:paraId="15805F10" w14:textId="77777777" w:rsidTr="00EB0E8C">
        <w:tc>
          <w:tcPr>
            <w:tcW w:w="1023" w:type="dxa"/>
          </w:tcPr>
          <w:p w14:paraId="1A8C793C" w14:textId="77777777" w:rsidR="00DF1A02" w:rsidRPr="00111556" w:rsidRDefault="00DF1A02" w:rsidP="001E18E9">
            <w:pPr>
              <w:rPr>
                <w:b/>
              </w:rPr>
            </w:pPr>
            <w:r w:rsidRPr="00111556">
              <w:rPr>
                <w:b/>
              </w:rPr>
              <w:t>Quantity</w:t>
            </w:r>
          </w:p>
        </w:tc>
        <w:tc>
          <w:tcPr>
            <w:tcW w:w="5092" w:type="dxa"/>
          </w:tcPr>
          <w:p w14:paraId="1A13B483" w14:textId="77777777" w:rsidR="00DF1A02" w:rsidRPr="00111556" w:rsidRDefault="00DF1A02" w:rsidP="001E18E9">
            <w:pPr>
              <w:rPr>
                <w:b/>
              </w:rPr>
            </w:pPr>
            <w:r w:rsidRPr="00111556">
              <w:rPr>
                <w:b/>
              </w:rPr>
              <w:t>Item</w:t>
            </w:r>
          </w:p>
        </w:tc>
        <w:tc>
          <w:tcPr>
            <w:tcW w:w="3240" w:type="dxa"/>
          </w:tcPr>
          <w:p w14:paraId="0100C489" w14:textId="77777777" w:rsidR="00DF1A02" w:rsidRPr="00111556" w:rsidRDefault="00DF1A02" w:rsidP="001E18E9">
            <w:pPr>
              <w:rPr>
                <w:b/>
              </w:rPr>
            </w:pPr>
            <w:r w:rsidRPr="00111556">
              <w:rPr>
                <w:b/>
              </w:rPr>
              <w:t>Activity</w:t>
            </w:r>
          </w:p>
        </w:tc>
      </w:tr>
      <w:tr w:rsidR="00DF1A02" w14:paraId="51D89073" w14:textId="77777777" w:rsidTr="00EB0E8C">
        <w:tc>
          <w:tcPr>
            <w:tcW w:w="1023" w:type="dxa"/>
          </w:tcPr>
          <w:p w14:paraId="78CBB17E" w14:textId="77777777" w:rsidR="00DF1A02" w:rsidRPr="00442103" w:rsidRDefault="00CA4C56" w:rsidP="001E18E9">
            <w:r>
              <w:t>9</w:t>
            </w:r>
          </w:p>
        </w:tc>
        <w:tc>
          <w:tcPr>
            <w:tcW w:w="5092" w:type="dxa"/>
          </w:tcPr>
          <w:p w14:paraId="39651B75" w14:textId="11FE5673" w:rsidR="00DF1A02" w:rsidRPr="00442103" w:rsidRDefault="00CA4C56" w:rsidP="001E18E9">
            <w:r>
              <w:t xml:space="preserve">Flower </w:t>
            </w:r>
            <w:ins w:id="179" w:author="Author">
              <w:r w:rsidR="00F626BA">
                <w:t>p</w:t>
              </w:r>
            </w:ins>
            <w:del w:id="180" w:author="Author">
              <w:r w:rsidDel="00F626BA">
                <w:delText>P</w:delText>
              </w:r>
            </w:del>
            <w:r>
              <w:t>art</w:t>
            </w:r>
            <w:r w:rsidR="00AC2314">
              <w:t xml:space="preserve"> </w:t>
            </w:r>
            <w:ins w:id="181" w:author="Author">
              <w:r w:rsidR="00F626BA">
                <w:t>m</w:t>
              </w:r>
            </w:ins>
            <w:del w:id="182" w:author="Author">
              <w:r w:rsidR="00AC2314" w:rsidDel="00F626BA">
                <w:delText>M</w:delText>
              </w:r>
            </w:del>
            <w:r w:rsidR="00AC2314">
              <w:t>odels</w:t>
            </w:r>
          </w:p>
        </w:tc>
        <w:tc>
          <w:tcPr>
            <w:tcW w:w="3240" w:type="dxa"/>
          </w:tcPr>
          <w:p w14:paraId="76DB304A" w14:textId="77777777" w:rsidR="00DF1A02" w:rsidRPr="00442103" w:rsidRDefault="00BF7DE4" w:rsidP="001E18E9">
            <w:r>
              <w:t>Model of Pollination</w:t>
            </w:r>
          </w:p>
        </w:tc>
      </w:tr>
      <w:tr w:rsidR="00BF7DE4" w14:paraId="4AC35A86" w14:textId="77777777" w:rsidTr="00EB0E8C">
        <w:tc>
          <w:tcPr>
            <w:tcW w:w="1023" w:type="dxa"/>
          </w:tcPr>
          <w:p w14:paraId="7C2A787F" w14:textId="77777777" w:rsidR="00BF7DE4" w:rsidRPr="00442103" w:rsidRDefault="00BF7DE4" w:rsidP="00BF7DE4">
            <w:r>
              <w:t>9</w:t>
            </w:r>
          </w:p>
        </w:tc>
        <w:tc>
          <w:tcPr>
            <w:tcW w:w="5092" w:type="dxa"/>
          </w:tcPr>
          <w:p w14:paraId="045D8F7C" w14:textId="65474288" w:rsidR="00BF7DE4" w:rsidRPr="00442103" w:rsidRDefault="00BF7DE4" w:rsidP="00BF7DE4">
            <w:r>
              <w:t xml:space="preserve">Flower </w:t>
            </w:r>
            <w:ins w:id="183" w:author="Author">
              <w:r w:rsidR="00F626BA">
                <w:t>c</w:t>
              </w:r>
            </w:ins>
            <w:del w:id="184" w:author="Author">
              <w:r w:rsidDel="00F626BA">
                <w:delText>C</w:delText>
              </w:r>
            </w:del>
            <w:r>
              <w:t>ards</w:t>
            </w:r>
          </w:p>
        </w:tc>
        <w:tc>
          <w:tcPr>
            <w:tcW w:w="3240" w:type="dxa"/>
          </w:tcPr>
          <w:p w14:paraId="14563887" w14:textId="77777777" w:rsidR="00BF7DE4" w:rsidRPr="00442103" w:rsidRDefault="00BF7DE4" w:rsidP="00BF7DE4">
            <w:r w:rsidRPr="00596E6D">
              <w:t>Model of Pollination</w:t>
            </w:r>
          </w:p>
        </w:tc>
      </w:tr>
      <w:tr w:rsidR="00BF7DE4" w14:paraId="300103E1" w14:textId="77777777" w:rsidTr="00EB0E8C">
        <w:tc>
          <w:tcPr>
            <w:tcW w:w="1023" w:type="dxa"/>
          </w:tcPr>
          <w:p w14:paraId="4374AB75" w14:textId="77777777" w:rsidR="00BF7DE4" w:rsidRPr="00442103" w:rsidRDefault="00BF7DE4" w:rsidP="00BF7DE4">
            <w:r>
              <w:t>15</w:t>
            </w:r>
          </w:p>
        </w:tc>
        <w:tc>
          <w:tcPr>
            <w:tcW w:w="5092" w:type="dxa"/>
          </w:tcPr>
          <w:p w14:paraId="6DE28D1B" w14:textId="77777777" w:rsidR="00BF7DE4" w:rsidRPr="00442103" w:rsidRDefault="00BF7DE4" w:rsidP="00BF7DE4">
            <w:r>
              <w:t>Bee models</w:t>
            </w:r>
          </w:p>
        </w:tc>
        <w:tc>
          <w:tcPr>
            <w:tcW w:w="3240" w:type="dxa"/>
          </w:tcPr>
          <w:p w14:paraId="274C2A57" w14:textId="77777777" w:rsidR="00BF7DE4" w:rsidRPr="00442103" w:rsidRDefault="00BF7DE4" w:rsidP="00BF7DE4">
            <w:r w:rsidRPr="00596E6D">
              <w:t>Model of Pollination</w:t>
            </w:r>
          </w:p>
        </w:tc>
      </w:tr>
      <w:tr w:rsidR="00BF7DE4" w14:paraId="451BD975" w14:textId="77777777" w:rsidTr="00EB0E8C">
        <w:tc>
          <w:tcPr>
            <w:tcW w:w="1023" w:type="dxa"/>
          </w:tcPr>
          <w:p w14:paraId="31FE9206" w14:textId="77777777" w:rsidR="00BF7DE4" w:rsidRPr="00442103" w:rsidRDefault="00BF7DE4" w:rsidP="00BF7DE4">
            <w:r>
              <w:t xml:space="preserve">15 </w:t>
            </w:r>
          </w:p>
        </w:tc>
        <w:tc>
          <w:tcPr>
            <w:tcW w:w="5092" w:type="dxa"/>
          </w:tcPr>
          <w:p w14:paraId="0E34CE5E" w14:textId="79D0438E" w:rsidR="00BF7DE4" w:rsidRPr="00442103" w:rsidRDefault="00BF7DE4" w:rsidP="00BF7DE4">
            <w:r>
              <w:t xml:space="preserve">Bee </w:t>
            </w:r>
            <w:ins w:id="185" w:author="Author">
              <w:r w:rsidR="00F626BA">
                <w:t>c</w:t>
              </w:r>
            </w:ins>
            <w:del w:id="186" w:author="Author">
              <w:r w:rsidDel="00F626BA">
                <w:delText>C</w:delText>
              </w:r>
            </w:del>
            <w:r>
              <w:t>ards</w:t>
            </w:r>
          </w:p>
        </w:tc>
        <w:tc>
          <w:tcPr>
            <w:tcW w:w="3240" w:type="dxa"/>
          </w:tcPr>
          <w:p w14:paraId="1ADDABFD" w14:textId="77777777" w:rsidR="00BF7DE4" w:rsidRPr="00442103" w:rsidRDefault="00BF7DE4" w:rsidP="00BF7DE4">
            <w:r w:rsidRPr="00596E6D">
              <w:t>Model of Pollination</w:t>
            </w:r>
          </w:p>
        </w:tc>
      </w:tr>
      <w:tr w:rsidR="00DF1A02" w14:paraId="466B5BB1" w14:textId="77777777" w:rsidTr="00EB0E8C">
        <w:tc>
          <w:tcPr>
            <w:tcW w:w="1023" w:type="dxa"/>
          </w:tcPr>
          <w:p w14:paraId="58724175" w14:textId="77777777" w:rsidR="00DF1A02" w:rsidRPr="00442103" w:rsidRDefault="00BF7DE4" w:rsidP="001E18E9">
            <w:r>
              <w:t>9</w:t>
            </w:r>
          </w:p>
        </w:tc>
        <w:tc>
          <w:tcPr>
            <w:tcW w:w="5092" w:type="dxa"/>
          </w:tcPr>
          <w:p w14:paraId="32460B2F" w14:textId="77777777" w:rsidR="00DF1A02" w:rsidRPr="00442103" w:rsidRDefault="00BF7DE4" w:rsidP="001E18E9">
            <w:r>
              <w:t>Cups of sequins (9 colors)</w:t>
            </w:r>
          </w:p>
        </w:tc>
        <w:tc>
          <w:tcPr>
            <w:tcW w:w="3240" w:type="dxa"/>
          </w:tcPr>
          <w:p w14:paraId="4427D035" w14:textId="77777777" w:rsidR="00DF1A02" w:rsidRPr="00442103" w:rsidRDefault="00BF7DE4" w:rsidP="001E18E9">
            <w:r>
              <w:t>Model of Pollination</w:t>
            </w:r>
          </w:p>
        </w:tc>
      </w:tr>
      <w:tr w:rsidR="00DF1A02" w14:paraId="33A7103F" w14:textId="77777777" w:rsidTr="00EB0E8C">
        <w:tc>
          <w:tcPr>
            <w:tcW w:w="1023" w:type="dxa"/>
          </w:tcPr>
          <w:p w14:paraId="1FA9785C" w14:textId="77777777" w:rsidR="00DF1A02" w:rsidRPr="00442103" w:rsidRDefault="00BF7DE4" w:rsidP="001E18E9">
            <w:r>
              <w:t>12</w:t>
            </w:r>
          </w:p>
        </w:tc>
        <w:tc>
          <w:tcPr>
            <w:tcW w:w="5092" w:type="dxa"/>
          </w:tcPr>
          <w:p w14:paraId="437B19D8" w14:textId="77777777" w:rsidR="00DF1A02" w:rsidRPr="00442103" w:rsidRDefault="00BF7DE4" w:rsidP="001E18E9">
            <w:r>
              <w:t>Toilet paper rolls</w:t>
            </w:r>
          </w:p>
        </w:tc>
        <w:tc>
          <w:tcPr>
            <w:tcW w:w="3240" w:type="dxa"/>
          </w:tcPr>
          <w:p w14:paraId="649B44B0" w14:textId="77777777" w:rsidR="00DF1A02" w:rsidRPr="00442103" w:rsidRDefault="00BF7DE4" w:rsidP="001E18E9">
            <w:r>
              <w:t>Model of Pollination</w:t>
            </w:r>
          </w:p>
        </w:tc>
      </w:tr>
      <w:tr w:rsidR="00DF1A02" w14:paraId="22AA7CE7" w14:textId="77777777" w:rsidTr="00EB0E8C">
        <w:tc>
          <w:tcPr>
            <w:tcW w:w="1023" w:type="dxa"/>
          </w:tcPr>
          <w:p w14:paraId="2B27017A" w14:textId="77777777" w:rsidR="00DF1A02" w:rsidRPr="00442103" w:rsidRDefault="00022076" w:rsidP="001E18E9">
            <w:r>
              <w:t>1</w:t>
            </w:r>
          </w:p>
        </w:tc>
        <w:tc>
          <w:tcPr>
            <w:tcW w:w="5092" w:type="dxa"/>
          </w:tcPr>
          <w:p w14:paraId="12706ED4" w14:textId="77777777" w:rsidR="00DF1A02" w:rsidRPr="00442103" w:rsidRDefault="00022076" w:rsidP="003417D5">
            <w:r>
              <w:t>C</w:t>
            </w:r>
            <w:r w:rsidR="003417D5">
              <w:t>hallenge map</w:t>
            </w:r>
          </w:p>
        </w:tc>
        <w:tc>
          <w:tcPr>
            <w:tcW w:w="3240" w:type="dxa"/>
          </w:tcPr>
          <w:p w14:paraId="7E5875C2" w14:textId="77777777" w:rsidR="00DF1A02" w:rsidRPr="00442103" w:rsidRDefault="003417D5" w:rsidP="001E18E9">
            <w:r>
              <w:t>Challenge Map</w:t>
            </w:r>
          </w:p>
        </w:tc>
      </w:tr>
      <w:tr w:rsidR="00DF1A02" w14:paraId="500E7D48" w14:textId="77777777" w:rsidTr="00EB0E8C">
        <w:tc>
          <w:tcPr>
            <w:tcW w:w="1023" w:type="dxa"/>
          </w:tcPr>
          <w:p w14:paraId="01867347" w14:textId="77777777" w:rsidR="00DF1A02" w:rsidRPr="00442103" w:rsidRDefault="00022076" w:rsidP="001E18E9">
            <w:r>
              <w:t>1</w:t>
            </w:r>
          </w:p>
        </w:tc>
        <w:tc>
          <w:tcPr>
            <w:tcW w:w="5092" w:type="dxa"/>
          </w:tcPr>
          <w:p w14:paraId="1E01179A" w14:textId="77777777" w:rsidR="00DF1A02" w:rsidRPr="00442103" w:rsidRDefault="00022076" w:rsidP="001E18E9">
            <w:r>
              <w:t>Set of magnetic icons</w:t>
            </w:r>
          </w:p>
        </w:tc>
        <w:tc>
          <w:tcPr>
            <w:tcW w:w="3240" w:type="dxa"/>
          </w:tcPr>
          <w:p w14:paraId="2AF33A40" w14:textId="77777777" w:rsidR="00DF1A02" w:rsidRPr="00442103" w:rsidRDefault="003417D5" w:rsidP="001E18E9">
            <w:r>
              <w:t>Challenge Map</w:t>
            </w:r>
          </w:p>
        </w:tc>
      </w:tr>
      <w:tr w:rsidR="00DF1A02" w14:paraId="1EBD9753" w14:textId="77777777" w:rsidTr="00EB0E8C">
        <w:tc>
          <w:tcPr>
            <w:tcW w:w="1023" w:type="dxa"/>
          </w:tcPr>
          <w:p w14:paraId="56E9150D" w14:textId="77777777" w:rsidR="00DF1A02" w:rsidRPr="00442103" w:rsidRDefault="00022076" w:rsidP="001E18E9">
            <w:r>
              <w:t xml:space="preserve">1 </w:t>
            </w:r>
          </w:p>
        </w:tc>
        <w:tc>
          <w:tcPr>
            <w:tcW w:w="5092" w:type="dxa"/>
          </w:tcPr>
          <w:p w14:paraId="46D96672" w14:textId="77777777" w:rsidR="00DF1A02" w:rsidRPr="00442103" w:rsidRDefault="003417D5" w:rsidP="001E18E9">
            <w:r>
              <w:t>Table of icon descriptions</w:t>
            </w:r>
          </w:p>
        </w:tc>
        <w:tc>
          <w:tcPr>
            <w:tcW w:w="3240" w:type="dxa"/>
          </w:tcPr>
          <w:p w14:paraId="1D3BEB46" w14:textId="77777777" w:rsidR="00DF1A02" w:rsidRPr="00442103" w:rsidRDefault="003417D5" w:rsidP="001E18E9">
            <w:r>
              <w:t>Challenge Map</w:t>
            </w:r>
          </w:p>
        </w:tc>
      </w:tr>
      <w:tr w:rsidR="00D95448" w14:paraId="3F306CB6" w14:textId="77777777" w:rsidTr="00EB0E8C">
        <w:tc>
          <w:tcPr>
            <w:tcW w:w="1023" w:type="dxa"/>
          </w:tcPr>
          <w:p w14:paraId="6A631C26" w14:textId="77777777" w:rsidR="00D95448" w:rsidRDefault="003417D5" w:rsidP="001E18E9">
            <w:r>
              <w:t>1</w:t>
            </w:r>
          </w:p>
        </w:tc>
        <w:tc>
          <w:tcPr>
            <w:tcW w:w="5092" w:type="dxa"/>
          </w:tcPr>
          <w:p w14:paraId="773BC534" w14:textId="77777777" w:rsidR="00D95448" w:rsidRDefault="003417D5" w:rsidP="001E18E9">
            <w:r>
              <w:t>Map key</w:t>
            </w:r>
          </w:p>
        </w:tc>
        <w:tc>
          <w:tcPr>
            <w:tcW w:w="3240" w:type="dxa"/>
          </w:tcPr>
          <w:p w14:paraId="4B094F34" w14:textId="77777777" w:rsidR="00D95448" w:rsidRDefault="003417D5" w:rsidP="001E18E9">
            <w:r>
              <w:t>Challenge Map</w:t>
            </w:r>
          </w:p>
        </w:tc>
      </w:tr>
      <w:tr w:rsidR="00EB0E8C" w14:paraId="46E3BAAF" w14:textId="77777777" w:rsidTr="00EB0E8C">
        <w:tc>
          <w:tcPr>
            <w:tcW w:w="1023" w:type="dxa"/>
          </w:tcPr>
          <w:p w14:paraId="3FC74E65" w14:textId="77777777" w:rsidR="00EB0E8C" w:rsidRDefault="003417D5" w:rsidP="001E18E9">
            <w:r>
              <w:t>37</w:t>
            </w:r>
          </w:p>
        </w:tc>
        <w:tc>
          <w:tcPr>
            <w:tcW w:w="5092" w:type="dxa"/>
          </w:tcPr>
          <w:p w14:paraId="5C174F15" w14:textId="77777777" w:rsidR="00EB0E8C" w:rsidRDefault="003417D5" w:rsidP="001E18E9">
            <w:r>
              <w:t>Bee bucks</w:t>
            </w:r>
          </w:p>
        </w:tc>
        <w:tc>
          <w:tcPr>
            <w:tcW w:w="3240" w:type="dxa"/>
          </w:tcPr>
          <w:p w14:paraId="0541C308" w14:textId="77777777" w:rsidR="00EB0E8C" w:rsidRDefault="003417D5" w:rsidP="001E18E9">
            <w:r>
              <w:t>Challenge Map</w:t>
            </w:r>
          </w:p>
        </w:tc>
      </w:tr>
      <w:tr w:rsidR="00EB0E8C" w14:paraId="4016106C" w14:textId="77777777" w:rsidTr="00EB0E8C">
        <w:tc>
          <w:tcPr>
            <w:tcW w:w="1023" w:type="dxa"/>
          </w:tcPr>
          <w:p w14:paraId="297DAEEE" w14:textId="77777777" w:rsidR="00EB0E8C" w:rsidRDefault="003417D5" w:rsidP="001E18E9">
            <w:r>
              <w:t>12</w:t>
            </w:r>
          </w:p>
        </w:tc>
        <w:tc>
          <w:tcPr>
            <w:tcW w:w="5092" w:type="dxa"/>
          </w:tcPr>
          <w:p w14:paraId="55ACB4C1" w14:textId="77777777" w:rsidR="00EB0E8C" w:rsidRDefault="003417D5" w:rsidP="003417D5">
            <w:r>
              <w:t>Pre-cut PVC pipes</w:t>
            </w:r>
          </w:p>
        </w:tc>
        <w:tc>
          <w:tcPr>
            <w:tcW w:w="3240" w:type="dxa"/>
          </w:tcPr>
          <w:p w14:paraId="5D9F3737" w14:textId="77777777" w:rsidR="00EB0E8C" w:rsidRDefault="003417D5" w:rsidP="001E18E9">
            <w:r>
              <w:t>Native Bee Nest</w:t>
            </w:r>
          </w:p>
        </w:tc>
      </w:tr>
      <w:tr w:rsidR="003417D5" w14:paraId="73113E55" w14:textId="77777777" w:rsidTr="00EB0E8C">
        <w:tc>
          <w:tcPr>
            <w:tcW w:w="1023" w:type="dxa"/>
          </w:tcPr>
          <w:p w14:paraId="2980D81A" w14:textId="77777777" w:rsidR="003417D5" w:rsidRDefault="003417D5" w:rsidP="001E18E9">
            <w:r>
              <w:t>12</w:t>
            </w:r>
          </w:p>
        </w:tc>
        <w:tc>
          <w:tcPr>
            <w:tcW w:w="5092" w:type="dxa"/>
          </w:tcPr>
          <w:p w14:paraId="4EEF2141" w14:textId="45BC8ADB" w:rsidR="003417D5" w:rsidRDefault="003417D5" w:rsidP="003417D5">
            <w:r>
              <w:t xml:space="preserve">PVC </w:t>
            </w:r>
            <w:ins w:id="187" w:author="Author">
              <w:r w:rsidR="00F626BA">
                <w:t>p</w:t>
              </w:r>
            </w:ins>
            <w:del w:id="188" w:author="Author">
              <w:r w:rsidDel="00F626BA">
                <w:delText>P</w:delText>
              </w:r>
            </w:del>
            <w:r>
              <w:t>ipe endcaps</w:t>
            </w:r>
          </w:p>
        </w:tc>
        <w:tc>
          <w:tcPr>
            <w:tcW w:w="3240" w:type="dxa"/>
          </w:tcPr>
          <w:p w14:paraId="46DBA337" w14:textId="77777777" w:rsidR="003417D5" w:rsidRDefault="003417D5" w:rsidP="001E18E9">
            <w:r w:rsidRPr="003417D5">
              <w:t>Native Bee Nest</w:t>
            </w:r>
          </w:p>
        </w:tc>
      </w:tr>
      <w:tr w:rsidR="003417D5" w14:paraId="25C2C49E" w14:textId="77777777" w:rsidTr="00EB0E8C">
        <w:tc>
          <w:tcPr>
            <w:tcW w:w="1023" w:type="dxa"/>
          </w:tcPr>
          <w:p w14:paraId="77913C69" w14:textId="77777777" w:rsidR="003417D5" w:rsidRDefault="003417D5" w:rsidP="001E18E9">
            <w:r>
              <w:t>168</w:t>
            </w:r>
          </w:p>
        </w:tc>
        <w:tc>
          <w:tcPr>
            <w:tcW w:w="5092" w:type="dxa"/>
          </w:tcPr>
          <w:p w14:paraId="19C779F7" w14:textId="77777777" w:rsidR="003417D5" w:rsidRDefault="003417D5" w:rsidP="003417D5">
            <w:r>
              <w:t>Paper nest tubes</w:t>
            </w:r>
          </w:p>
        </w:tc>
        <w:tc>
          <w:tcPr>
            <w:tcW w:w="3240" w:type="dxa"/>
          </w:tcPr>
          <w:p w14:paraId="149EA8EA" w14:textId="77777777" w:rsidR="003417D5" w:rsidRDefault="003417D5" w:rsidP="001E18E9">
            <w:r>
              <w:t>Native Bee Nest</w:t>
            </w:r>
          </w:p>
        </w:tc>
      </w:tr>
      <w:tr w:rsidR="003417D5" w14:paraId="0A2ACE31" w14:textId="77777777" w:rsidTr="00EB0E8C">
        <w:tc>
          <w:tcPr>
            <w:tcW w:w="1023" w:type="dxa"/>
          </w:tcPr>
          <w:p w14:paraId="3BFDB04C" w14:textId="77777777" w:rsidR="003417D5" w:rsidRDefault="003417D5" w:rsidP="001E18E9">
            <w:r>
              <w:t>1</w:t>
            </w:r>
          </w:p>
        </w:tc>
        <w:tc>
          <w:tcPr>
            <w:tcW w:w="5092" w:type="dxa"/>
          </w:tcPr>
          <w:p w14:paraId="0E6137B8" w14:textId="77777777" w:rsidR="003417D5" w:rsidRDefault="003417D5" w:rsidP="003417D5">
            <w:r>
              <w:t>Block of clay to share</w:t>
            </w:r>
          </w:p>
        </w:tc>
        <w:tc>
          <w:tcPr>
            <w:tcW w:w="3240" w:type="dxa"/>
          </w:tcPr>
          <w:p w14:paraId="42A334BB" w14:textId="77777777" w:rsidR="003417D5" w:rsidRDefault="003417D5" w:rsidP="001E18E9">
            <w:r>
              <w:t>Native Bee Nest</w:t>
            </w:r>
          </w:p>
        </w:tc>
      </w:tr>
      <w:tr w:rsidR="003417D5" w14:paraId="2717BDA3" w14:textId="77777777" w:rsidTr="00EB0E8C">
        <w:tc>
          <w:tcPr>
            <w:tcW w:w="1023" w:type="dxa"/>
          </w:tcPr>
          <w:p w14:paraId="2734E2A1" w14:textId="77777777" w:rsidR="003417D5" w:rsidRDefault="003417D5" w:rsidP="001E18E9">
            <w:r>
              <w:t>12</w:t>
            </w:r>
          </w:p>
        </w:tc>
        <w:tc>
          <w:tcPr>
            <w:tcW w:w="5092" w:type="dxa"/>
          </w:tcPr>
          <w:p w14:paraId="32E6F023" w14:textId="77777777" w:rsidR="003417D5" w:rsidRDefault="003417D5" w:rsidP="003417D5">
            <w:r>
              <w:t>Rubber bands</w:t>
            </w:r>
          </w:p>
        </w:tc>
        <w:tc>
          <w:tcPr>
            <w:tcW w:w="3240" w:type="dxa"/>
          </w:tcPr>
          <w:p w14:paraId="60974AA6" w14:textId="77777777" w:rsidR="003417D5" w:rsidRDefault="003417D5" w:rsidP="001E18E9">
            <w:r>
              <w:t>Native Bee Nest</w:t>
            </w:r>
          </w:p>
        </w:tc>
      </w:tr>
      <w:tr w:rsidR="003417D5" w14:paraId="2C65B9D9" w14:textId="77777777" w:rsidTr="00EB0E8C">
        <w:tc>
          <w:tcPr>
            <w:tcW w:w="1023" w:type="dxa"/>
          </w:tcPr>
          <w:p w14:paraId="54D2EF4E" w14:textId="77777777" w:rsidR="003417D5" w:rsidRDefault="003417D5" w:rsidP="001E18E9">
            <w:r>
              <w:t>12</w:t>
            </w:r>
          </w:p>
        </w:tc>
        <w:tc>
          <w:tcPr>
            <w:tcW w:w="5092" w:type="dxa"/>
          </w:tcPr>
          <w:p w14:paraId="3B335C0D" w14:textId="58637A0C" w:rsidR="003417D5" w:rsidRDefault="003417D5" w:rsidP="003417D5">
            <w:r>
              <w:t xml:space="preserve">11” </w:t>
            </w:r>
            <w:r w:rsidRPr="00457F1D">
              <w:t>zip</w:t>
            </w:r>
            <w:ins w:id="189" w:author="Author">
              <w:r w:rsidR="00457F1D" w:rsidRPr="00E12FA0">
                <w:rPr>
                  <w:rPrChange w:id="190" w:author="Author">
                    <w:rPr>
                      <w:highlight w:val="yellow"/>
                    </w:rPr>
                  </w:rPrChange>
                </w:rPr>
                <w:t xml:space="preserve"> </w:t>
              </w:r>
            </w:ins>
            <w:r w:rsidRPr="00457F1D">
              <w:t>ties</w:t>
            </w:r>
          </w:p>
        </w:tc>
        <w:tc>
          <w:tcPr>
            <w:tcW w:w="3240" w:type="dxa"/>
          </w:tcPr>
          <w:p w14:paraId="3C5F3AF6" w14:textId="77777777" w:rsidR="003417D5" w:rsidRDefault="003417D5" w:rsidP="001E18E9">
            <w:r>
              <w:t>Native Bee Nest</w:t>
            </w:r>
          </w:p>
        </w:tc>
      </w:tr>
      <w:tr w:rsidR="003417D5" w14:paraId="3DB56F53" w14:textId="77777777" w:rsidTr="00EB0E8C">
        <w:tc>
          <w:tcPr>
            <w:tcW w:w="1023" w:type="dxa"/>
          </w:tcPr>
          <w:p w14:paraId="55978270" w14:textId="77777777" w:rsidR="003417D5" w:rsidRDefault="003417D5" w:rsidP="001E18E9">
            <w:r>
              <w:t>12</w:t>
            </w:r>
          </w:p>
        </w:tc>
        <w:tc>
          <w:tcPr>
            <w:tcW w:w="5092" w:type="dxa"/>
          </w:tcPr>
          <w:p w14:paraId="3073DCE7" w14:textId="03349C97" w:rsidR="003417D5" w:rsidRDefault="003417D5" w:rsidP="003417D5">
            <w:r>
              <w:t xml:space="preserve">Crown Bee </w:t>
            </w:r>
            <w:del w:id="191" w:author="Author">
              <w:r w:rsidDel="00F626BA">
                <w:delText>S</w:delText>
              </w:r>
            </w:del>
            <w:ins w:id="192" w:author="Author">
              <w:r w:rsidR="00F626BA">
                <w:t>s</w:t>
              </w:r>
            </w:ins>
            <w:r>
              <w:t>tickers</w:t>
            </w:r>
          </w:p>
        </w:tc>
        <w:tc>
          <w:tcPr>
            <w:tcW w:w="3240" w:type="dxa"/>
          </w:tcPr>
          <w:p w14:paraId="67EE5811" w14:textId="77777777" w:rsidR="003417D5" w:rsidRDefault="003417D5" w:rsidP="001E18E9">
            <w:r>
              <w:t>Native Bee Nest</w:t>
            </w:r>
          </w:p>
        </w:tc>
      </w:tr>
    </w:tbl>
    <w:p w14:paraId="747C933F" w14:textId="77777777" w:rsidR="00DF1A02" w:rsidRDefault="00CA4C56" w:rsidP="00DF1A02">
      <w:pPr>
        <w:pStyle w:val="Heading1"/>
      </w:pPr>
      <w:r>
        <w:t xml:space="preserve">Other </w:t>
      </w:r>
      <w:r w:rsidR="00946594">
        <w:t>Supplies Needed (not including optional supplies and printed items</w:t>
      </w:r>
      <w:r w:rsidR="00DE3A89">
        <w:t>, starred items may be brought from home or the office</w:t>
      </w:r>
      <w:r w:rsidR="00DF1A02">
        <w:t>)</w:t>
      </w:r>
    </w:p>
    <w:tbl>
      <w:tblPr>
        <w:tblStyle w:val="TableGrid"/>
        <w:tblW w:w="0" w:type="auto"/>
        <w:tblLook w:val="04A0" w:firstRow="1" w:lastRow="0" w:firstColumn="1" w:lastColumn="0" w:noHBand="0" w:noVBand="1"/>
      </w:tblPr>
      <w:tblGrid>
        <w:gridCol w:w="1064"/>
        <w:gridCol w:w="4271"/>
        <w:gridCol w:w="2833"/>
        <w:gridCol w:w="1637"/>
      </w:tblGrid>
      <w:tr w:rsidR="0015147F" w14:paraId="26B9DA51" w14:textId="77777777" w:rsidTr="00DC5F12">
        <w:tc>
          <w:tcPr>
            <w:tcW w:w="1064" w:type="dxa"/>
          </w:tcPr>
          <w:p w14:paraId="6A29DEC1" w14:textId="77777777" w:rsidR="0015147F" w:rsidRPr="00111556" w:rsidRDefault="0015147F" w:rsidP="001E18E9">
            <w:pPr>
              <w:rPr>
                <w:b/>
              </w:rPr>
            </w:pPr>
            <w:r w:rsidRPr="00111556">
              <w:rPr>
                <w:b/>
              </w:rPr>
              <w:t>Quantity</w:t>
            </w:r>
          </w:p>
        </w:tc>
        <w:tc>
          <w:tcPr>
            <w:tcW w:w="4271" w:type="dxa"/>
          </w:tcPr>
          <w:p w14:paraId="63539084" w14:textId="77777777" w:rsidR="0015147F" w:rsidRPr="00111556" w:rsidRDefault="0015147F" w:rsidP="001E18E9">
            <w:pPr>
              <w:rPr>
                <w:b/>
              </w:rPr>
            </w:pPr>
            <w:r w:rsidRPr="00111556">
              <w:rPr>
                <w:b/>
              </w:rPr>
              <w:t>Item</w:t>
            </w:r>
          </w:p>
        </w:tc>
        <w:tc>
          <w:tcPr>
            <w:tcW w:w="2833" w:type="dxa"/>
          </w:tcPr>
          <w:p w14:paraId="17DC0234" w14:textId="77777777" w:rsidR="0015147F" w:rsidRPr="00111556" w:rsidRDefault="0015147F" w:rsidP="001E18E9">
            <w:pPr>
              <w:rPr>
                <w:b/>
              </w:rPr>
            </w:pPr>
            <w:r w:rsidRPr="00111556">
              <w:rPr>
                <w:b/>
              </w:rPr>
              <w:t>Activity</w:t>
            </w:r>
          </w:p>
        </w:tc>
        <w:tc>
          <w:tcPr>
            <w:tcW w:w="1637" w:type="dxa"/>
          </w:tcPr>
          <w:p w14:paraId="6E4D4E18" w14:textId="77777777" w:rsidR="0015147F" w:rsidRPr="00111556" w:rsidRDefault="0015147F" w:rsidP="001E18E9">
            <w:pPr>
              <w:rPr>
                <w:b/>
              </w:rPr>
            </w:pPr>
            <w:r>
              <w:rPr>
                <w:b/>
              </w:rPr>
              <w:t>Estimated Cost</w:t>
            </w:r>
          </w:p>
        </w:tc>
      </w:tr>
      <w:tr w:rsidR="0015147F" w14:paraId="4D847617" w14:textId="77777777" w:rsidTr="00DC5F12">
        <w:tc>
          <w:tcPr>
            <w:tcW w:w="1064" w:type="dxa"/>
          </w:tcPr>
          <w:p w14:paraId="42F928F9" w14:textId="77777777" w:rsidR="0015147F" w:rsidRDefault="00946594" w:rsidP="001E18E9">
            <w:r>
              <w:t>12</w:t>
            </w:r>
          </w:p>
        </w:tc>
        <w:tc>
          <w:tcPr>
            <w:tcW w:w="4271" w:type="dxa"/>
          </w:tcPr>
          <w:p w14:paraId="6BA5A03C" w14:textId="4BD0A480" w:rsidR="0015147F" w:rsidRDefault="00946594" w:rsidP="003417D5">
            <w:r>
              <w:t>F</w:t>
            </w:r>
            <w:r w:rsidR="003417D5">
              <w:t>resh flowers,</w:t>
            </w:r>
            <w:r w:rsidR="007C37C2">
              <w:t xml:space="preserve"> daffodils</w:t>
            </w:r>
            <w:ins w:id="193" w:author="Author">
              <w:r w:rsidR="00F50FA8">
                <w:t>,</w:t>
              </w:r>
            </w:ins>
            <w:r w:rsidR="007C37C2">
              <w:t xml:space="preserve"> and lilies work well</w:t>
            </w:r>
          </w:p>
        </w:tc>
        <w:tc>
          <w:tcPr>
            <w:tcW w:w="2833" w:type="dxa"/>
          </w:tcPr>
          <w:p w14:paraId="4C011E73" w14:textId="77777777" w:rsidR="0015147F" w:rsidRDefault="00946594" w:rsidP="001E18E9">
            <w:r>
              <w:t>Flower Dissection</w:t>
            </w:r>
          </w:p>
        </w:tc>
        <w:tc>
          <w:tcPr>
            <w:tcW w:w="1637" w:type="dxa"/>
          </w:tcPr>
          <w:p w14:paraId="61F9F6F8" w14:textId="77777777" w:rsidR="0015147F" w:rsidRDefault="00946594" w:rsidP="001E18E9">
            <w:r>
              <w:t>$10</w:t>
            </w:r>
          </w:p>
        </w:tc>
      </w:tr>
      <w:tr w:rsidR="0015147F" w14:paraId="084944E2" w14:textId="77777777" w:rsidTr="00DC5F12">
        <w:tc>
          <w:tcPr>
            <w:tcW w:w="1064" w:type="dxa"/>
          </w:tcPr>
          <w:p w14:paraId="6DB31CB4" w14:textId="77777777" w:rsidR="0015147F" w:rsidRDefault="00946594" w:rsidP="001E18E9">
            <w:r>
              <w:t>12</w:t>
            </w:r>
          </w:p>
        </w:tc>
        <w:tc>
          <w:tcPr>
            <w:tcW w:w="4271" w:type="dxa"/>
          </w:tcPr>
          <w:p w14:paraId="0B61291E" w14:textId="77777777" w:rsidR="0015147F" w:rsidRDefault="00946594" w:rsidP="001E18E9">
            <w:r>
              <w:t>Magnifying lenses</w:t>
            </w:r>
          </w:p>
        </w:tc>
        <w:tc>
          <w:tcPr>
            <w:tcW w:w="2833" w:type="dxa"/>
          </w:tcPr>
          <w:p w14:paraId="297323F7" w14:textId="77777777" w:rsidR="0015147F" w:rsidRDefault="00946594" w:rsidP="001E18E9">
            <w:r>
              <w:t>Flower Dissection</w:t>
            </w:r>
          </w:p>
        </w:tc>
        <w:tc>
          <w:tcPr>
            <w:tcW w:w="1637" w:type="dxa"/>
          </w:tcPr>
          <w:p w14:paraId="413779D2" w14:textId="77777777" w:rsidR="0015147F" w:rsidRDefault="00946594" w:rsidP="001E18E9">
            <w:r>
              <w:t>$12</w:t>
            </w:r>
          </w:p>
        </w:tc>
      </w:tr>
      <w:tr w:rsidR="0015147F" w14:paraId="05279D42" w14:textId="77777777" w:rsidTr="00DC5F12">
        <w:tc>
          <w:tcPr>
            <w:tcW w:w="1064" w:type="dxa"/>
          </w:tcPr>
          <w:p w14:paraId="7DE45289" w14:textId="77777777" w:rsidR="0015147F" w:rsidRDefault="00946594" w:rsidP="001E18E9">
            <w:r>
              <w:t>12</w:t>
            </w:r>
          </w:p>
        </w:tc>
        <w:tc>
          <w:tcPr>
            <w:tcW w:w="4271" w:type="dxa"/>
          </w:tcPr>
          <w:p w14:paraId="3B3F5A11" w14:textId="77777777" w:rsidR="0015147F" w:rsidRDefault="00946594" w:rsidP="001E18E9">
            <w:r>
              <w:t>Pieces of paper</w:t>
            </w:r>
          </w:p>
        </w:tc>
        <w:tc>
          <w:tcPr>
            <w:tcW w:w="2833" w:type="dxa"/>
          </w:tcPr>
          <w:p w14:paraId="086F013E" w14:textId="77777777" w:rsidR="0015147F" w:rsidRDefault="00946594" w:rsidP="001E18E9">
            <w:r>
              <w:t>Flower Dissection</w:t>
            </w:r>
          </w:p>
        </w:tc>
        <w:tc>
          <w:tcPr>
            <w:tcW w:w="1637" w:type="dxa"/>
          </w:tcPr>
          <w:p w14:paraId="258F4A71" w14:textId="77777777" w:rsidR="0015147F" w:rsidRDefault="00946594" w:rsidP="00DE3A89">
            <w:r>
              <w:t>$</w:t>
            </w:r>
            <w:r w:rsidR="00DE3A89">
              <w:t>1*</w:t>
            </w:r>
          </w:p>
        </w:tc>
      </w:tr>
      <w:tr w:rsidR="0015147F" w14:paraId="56D9091C" w14:textId="77777777" w:rsidTr="00DC5F12">
        <w:tc>
          <w:tcPr>
            <w:tcW w:w="1064" w:type="dxa"/>
          </w:tcPr>
          <w:p w14:paraId="5BC89609" w14:textId="77777777" w:rsidR="0015147F" w:rsidRDefault="00946594" w:rsidP="001E18E9">
            <w:r>
              <w:t>12</w:t>
            </w:r>
          </w:p>
        </w:tc>
        <w:tc>
          <w:tcPr>
            <w:tcW w:w="4271" w:type="dxa"/>
          </w:tcPr>
          <w:p w14:paraId="3930C5CA" w14:textId="77777777" w:rsidR="0015147F" w:rsidRDefault="00946594" w:rsidP="0015147F">
            <w:r>
              <w:t>Cotton swabs</w:t>
            </w:r>
          </w:p>
        </w:tc>
        <w:tc>
          <w:tcPr>
            <w:tcW w:w="2833" w:type="dxa"/>
          </w:tcPr>
          <w:p w14:paraId="1F20AD27" w14:textId="77777777" w:rsidR="0015147F" w:rsidRDefault="00946594" w:rsidP="001E18E9">
            <w:r>
              <w:t>Flower dissection</w:t>
            </w:r>
          </w:p>
        </w:tc>
        <w:tc>
          <w:tcPr>
            <w:tcW w:w="1637" w:type="dxa"/>
          </w:tcPr>
          <w:p w14:paraId="439F71AE" w14:textId="77777777" w:rsidR="0015147F" w:rsidRDefault="00946594" w:rsidP="001E18E9">
            <w:r>
              <w:t>$5</w:t>
            </w:r>
            <w:r w:rsidR="00DE3A89">
              <w:t>*</w:t>
            </w:r>
          </w:p>
        </w:tc>
      </w:tr>
      <w:tr w:rsidR="0015147F" w14:paraId="35FD873C" w14:textId="77777777" w:rsidTr="00DC5F12">
        <w:tc>
          <w:tcPr>
            <w:tcW w:w="1064" w:type="dxa"/>
          </w:tcPr>
          <w:p w14:paraId="5F3F5C66" w14:textId="77777777" w:rsidR="0015147F" w:rsidRDefault="00946594" w:rsidP="001E18E9">
            <w:r>
              <w:t>12</w:t>
            </w:r>
          </w:p>
        </w:tc>
        <w:tc>
          <w:tcPr>
            <w:tcW w:w="4271" w:type="dxa"/>
          </w:tcPr>
          <w:p w14:paraId="1CC89E1B" w14:textId="77777777" w:rsidR="0015147F" w:rsidRDefault="00946594" w:rsidP="001E18E9">
            <w:r>
              <w:t>Pens or pencils</w:t>
            </w:r>
          </w:p>
        </w:tc>
        <w:tc>
          <w:tcPr>
            <w:tcW w:w="2833" w:type="dxa"/>
          </w:tcPr>
          <w:p w14:paraId="57663E9C" w14:textId="77777777" w:rsidR="0015147F" w:rsidRDefault="00946594" w:rsidP="001E18E9">
            <w:r>
              <w:t>Multiple activities</w:t>
            </w:r>
          </w:p>
        </w:tc>
        <w:tc>
          <w:tcPr>
            <w:tcW w:w="1637" w:type="dxa"/>
          </w:tcPr>
          <w:p w14:paraId="087CC77C" w14:textId="77777777" w:rsidR="0015147F" w:rsidRDefault="00DE3A89" w:rsidP="001E18E9">
            <w:r>
              <w:t>$3*</w:t>
            </w:r>
          </w:p>
        </w:tc>
      </w:tr>
      <w:tr w:rsidR="0015147F" w14:paraId="7B051366" w14:textId="77777777" w:rsidTr="00DC5F12">
        <w:tc>
          <w:tcPr>
            <w:tcW w:w="1064" w:type="dxa"/>
          </w:tcPr>
          <w:p w14:paraId="5A39E28F" w14:textId="77777777" w:rsidR="0015147F" w:rsidRDefault="00B45A3B" w:rsidP="001E18E9">
            <w:r>
              <w:t>12</w:t>
            </w:r>
          </w:p>
        </w:tc>
        <w:tc>
          <w:tcPr>
            <w:tcW w:w="4271" w:type="dxa"/>
          </w:tcPr>
          <w:p w14:paraId="79B57903" w14:textId="77777777" w:rsidR="0015147F" w:rsidRDefault="0015147F" w:rsidP="001E18E9">
            <w:r>
              <w:t>Apples</w:t>
            </w:r>
          </w:p>
        </w:tc>
        <w:tc>
          <w:tcPr>
            <w:tcW w:w="2833" w:type="dxa"/>
          </w:tcPr>
          <w:p w14:paraId="41F06BF7" w14:textId="1DCA78BC" w:rsidR="0015147F" w:rsidRDefault="0015147F" w:rsidP="001E18E9">
            <w:r>
              <w:t>S</w:t>
            </w:r>
            <w:r w:rsidR="00DC5F12">
              <w:t xml:space="preserve">licing </w:t>
            </w:r>
            <w:ins w:id="194" w:author="Author">
              <w:r w:rsidR="00F50FA8">
                <w:t>U</w:t>
              </w:r>
            </w:ins>
            <w:del w:id="195" w:author="Author">
              <w:r w:rsidR="00DC5F12" w:rsidDel="00F50FA8">
                <w:delText>u</w:delText>
              </w:r>
            </w:del>
            <w:r w:rsidR="00DC5F12">
              <w:t xml:space="preserve">p </w:t>
            </w:r>
            <w:ins w:id="196" w:author="Author">
              <w:r w:rsidR="00F50FA8">
                <w:t>E</w:t>
              </w:r>
            </w:ins>
            <w:del w:id="197" w:author="Author">
              <w:r w:rsidR="00DC5F12" w:rsidDel="00F50FA8">
                <w:delText>e</w:delText>
              </w:r>
            </w:del>
            <w:r w:rsidR="00DC5F12">
              <w:t xml:space="preserve">arth’s </w:t>
            </w:r>
            <w:ins w:id="198" w:author="Author">
              <w:r w:rsidR="00F50FA8">
                <w:t>L</w:t>
              </w:r>
            </w:ins>
            <w:del w:id="199" w:author="Author">
              <w:r w:rsidR="00DC5F12" w:rsidDel="00F50FA8">
                <w:delText>l</w:delText>
              </w:r>
            </w:del>
            <w:r w:rsidR="00DC5F12">
              <w:t>and</w:t>
            </w:r>
          </w:p>
        </w:tc>
        <w:tc>
          <w:tcPr>
            <w:tcW w:w="1637" w:type="dxa"/>
          </w:tcPr>
          <w:p w14:paraId="3F6AB095" w14:textId="77777777" w:rsidR="0015147F" w:rsidRDefault="0015147F" w:rsidP="001E18E9">
            <w:r>
              <w:t>$10</w:t>
            </w:r>
          </w:p>
        </w:tc>
      </w:tr>
      <w:tr w:rsidR="0015147F" w14:paraId="7CA449FD" w14:textId="77777777" w:rsidTr="00DC5F12">
        <w:tc>
          <w:tcPr>
            <w:tcW w:w="1064" w:type="dxa"/>
          </w:tcPr>
          <w:p w14:paraId="0CC63701" w14:textId="77777777" w:rsidR="0015147F" w:rsidRDefault="0015147F" w:rsidP="001E18E9">
            <w:r>
              <w:t>1</w:t>
            </w:r>
          </w:p>
        </w:tc>
        <w:tc>
          <w:tcPr>
            <w:tcW w:w="4271" w:type="dxa"/>
          </w:tcPr>
          <w:p w14:paraId="2B38DA16" w14:textId="77777777" w:rsidR="0015147F" w:rsidRDefault="0015147F" w:rsidP="001E18E9">
            <w:r>
              <w:t>Knife and cutting board</w:t>
            </w:r>
          </w:p>
        </w:tc>
        <w:tc>
          <w:tcPr>
            <w:tcW w:w="2833" w:type="dxa"/>
          </w:tcPr>
          <w:p w14:paraId="3F1344BA" w14:textId="742E9040" w:rsidR="0015147F" w:rsidRDefault="0015147F" w:rsidP="001E18E9">
            <w:r>
              <w:t>S</w:t>
            </w:r>
            <w:r w:rsidR="00DC5F12">
              <w:t xml:space="preserve">licing </w:t>
            </w:r>
            <w:ins w:id="200" w:author="Author">
              <w:r w:rsidR="00F50FA8">
                <w:t>U</w:t>
              </w:r>
            </w:ins>
            <w:del w:id="201" w:author="Author">
              <w:r w:rsidR="00DC5F12" w:rsidDel="00F50FA8">
                <w:delText>u</w:delText>
              </w:r>
            </w:del>
            <w:r w:rsidR="00DC5F12">
              <w:t xml:space="preserve">p </w:t>
            </w:r>
            <w:ins w:id="202" w:author="Author">
              <w:r w:rsidR="00F50FA8">
                <w:t>E</w:t>
              </w:r>
            </w:ins>
            <w:del w:id="203" w:author="Author">
              <w:r w:rsidR="00DC5F12" w:rsidDel="00F50FA8">
                <w:delText>e</w:delText>
              </w:r>
            </w:del>
            <w:r w:rsidR="00DC5F12">
              <w:t xml:space="preserve">arth’s </w:t>
            </w:r>
            <w:ins w:id="204" w:author="Author">
              <w:r w:rsidR="00F50FA8">
                <w:t>L</w:t>
              </w:r>
            </w:ins>
            <w:del w:id="205" w:author="Author">
              <w:r w:rsidR="00DC5F12" w:rsidDel="00F50FA8">
                <w:delText>l</w:delText>
              </w:r>
            </w:del>
            <w:r w:rsidR="00DC5F12">
              <w:t>and</w:t>
            </w:r>
          </w:p>
        </w:tc>
        <w:tc>
          <w:tcPr>
            <w:tcW w:w="1637" w:type="dxa"/>
          </w:tcPr>
          <w:p w14:paraId="61405907" w14:textId="77777777" w:rsidR="0015147F" w:rsidRDefault="00DE3A89" w:rsidP="001E18E9">
            <w:r>
              <w:t>$15*</w:t>
            </w:r>
          </w:p>
        </w:tc>
      </w:tr>
      <w:tr w:rsidR="0015147F" w14:paraId="44D02DB1" w14:textId="77777777" w:rsidTr="00DC5F12">
        <w:tc>
          <w:tcPr>
            <w:tcW w:w="1064" w:type="dxa"/>
          </w:tcPr>
          <w:p w14:paraId="45B7770E" w14:textId="77777777" w:rsidR="0015147F" w:rsidRDefault="007C37C2" w:rsidP="00D451D7">
            <w:r>
              <w:t>12</w:t>
            </w:r>
          </w:p>
        </w:tc>
        <w:tc>
          <w:tcPr>
            <w:tcW w:w="4271" w:type="dxa"/>
          </w:tcPr>
          <w:p w14:paraId="2A5F2F93" w14:textId="77777777" w:rsidR="0015147F" w:rsidRDefault="007C37C2" w:rsidP="007C37C2">
            <w:pPr>
              <w:tabs>
                <w:tab w:val="left" w:pos="1020"/>
              </w:tabs>
            </w:pPr>
            <w:r>
              <w:t>Pieces of construction paper</w:t>
            </w:r>
          </w:p>
        </w:tc>
        <w:tc>
          <w:tcPr>
            <w:tcW w:w="2833" w:type="dxa"/>
          </w:tcPr>
          <w:p w14:paraId="20B0EBED" w14:textId="77777777" w:rsidR="0015147F" w:rsidRDefault="007C37C2" w:rsidP="00D451D7">
            <w:r>
              <w:t>Flower and Bee Morphology</w:t>
            </w:r>
          </w:p>
        </w:tc>
        <w:tc>
          <w:tcPr>
            <w:tcW w:w="1637" w:type="dxa"/>
          </w:tcPr>
          <w:p w14:paraId="3E57AE8D" w14:textId="77777777" w:rsidR="0015147F" w:rsidRDefault="007C37C2" w:rsidP="00D451D7">
            <w:r>
              <w:t>$5</w:t>
            </w:r>
            <w:r w:rsidR="00DE3A89">
              <w:t>*</w:t>
            </w:r>
          </w:p>
        </w:tc>
      </w:tr>
      <w:tr w:rsidR="0015147F" w14:paraId="26C09A37" w14:textId="77777777" w:rsidTr="00DC5F12">
        <w:tc>
          <w:tcPr>
            <w:tcW w:w="1064" w:type="dxa"/>
          </w:tcPr>
          <w:p w14:paraId="0175AA4F" w14:textId="77777777" w:rsidR="0015147F" w:rsidRDefault="007C37C2" w:rsidP="001E18E9">
            <w:r>
              <w:t>1</w:t>
            </w:r>
          </w:p>
        </w:tc>
        <w:tc>
          <w:tcPr>
            <w:tcW w:w="4271" w:type="dxa"/>
          </w:tcPr>
          <w:p w14:paraId="1A13455C" w14:textId="77777777" w:rsidR="0015147F" w:rsidRDefault="007C37C2" w:rsidP="001E18E9">
            <w:pPr>
              <w:tabs>
                <w:tab w:val="left" w:pos="1020"/>
              </w:tabs>
            </w:pPr>
            <w:r>
              <w:t>Roll of tape</w:t>
            </w:r>
          </w:p>
        </w:tc>
        <w:tc>
          <w:tcPr>
            <w:tcW w:w="2833" w:type="dxa"/>
          </w:tcPr>
          <w:p w14:paraId="705897C9" w14:textId="77777777" w:rsidR="0015147F" w:rsidRDefault="007C37C2" w:rsidP="001E18E9">
            <w:r>
              <w:t>Flower and Bee Morphology</w:t>
            </w:r>
          </w:p>
        </w:tc>
        <w:tc>
          <w:tcPr>
            <w:tcW w:w="1637" w:type="dxa"/>
          </w:tcPr>
          <w:p w14:paraId="11C3FCA9" w14:textId="77777777" w:rsidR="0015147F" w:rsidRDefault="007C37C2" w:rsidP="001E18E9">
            <w:r>
              <w:t>$1</w:t>
            </w:r>
            <w:r w:rsidR="00DE3A89">
              <w:t>*</w:t>
            </w:r>
          </w:p>
        </w:tc>
      </w:tr>
      <w:tr w:rsidR="0015147F" w14:paraId="53374E49" w14:textId="77777777" w:rsidTr="00DC5F12">
        <w:tc>
          <w:tcPr>
            <w:tcW w:w="1064" w:type="dxa"/>
          </w:tcPr>
          <w:p w14:paraId="45E8FA02" w14:textId="77777777" w:rsidR="0015147F" w:rsidRDefault="007C37C2" w:rsidP="001E18E9">
            <w:r>
              <w:t>2</w:t>
            </w:r>
          </w:p>
        </w:tc>
        <w:tc>
          <w:tcPr>
            <w:tcW w:w="4271" w:type="dxa"/>
          </w:tcPr>
          <w:p w14:paraId="15CC0A40" w14:textId="4DC326F3" w:rsidR="0015147F" w:rsidRDefault="007C37C2" w:rsidP="001E18E9">
            <w:pPr>
              <w:tabs>
                <w:tab w:val="left" w:pos="1020"/>
              </w:tabs>
            </w:pPr>
            <w:r>
              <w:t>Colors of small (1/4</w:t>
            </w:r>
            <w:ins w:id="206" w:author="Author">
              <w:r w:rsidR="00E256AE">
                <w:t>-</w:t>
              </w:r>
            </w:ins>
            <w:del w:id="207" w:author="Author">
              <w:r w:rsidDel="00E256AE">
                <w:delText xml:space="preserve"> </w:delText>
              </w:r>
            </w:del>
            <w:r>
              <w:t>inch) craft pomp oms, about 1</w:t>
            </w:r>
            <w:ins w:id="208" w:author="Author">
              <w:r w:rsidR="00E256AE">
                <w:t xml:space="preserve"> </w:t>
              </w:r>
            </w:ins>
            <w:r>
              <w:t>cup of each</w:t>
            </w:r>
          </w:p>
        </w:tc>
        <w:tc>
          <w:tcPr>
            <w:tcW w:w="2833" w:type="dxa"/>
          </w:tcPr>
          <w:p w14:paraId="4FB205D3" w14:textId="77777777" w:rsidR="0015147F" w:rsidRDefault="007C37C2" w:rsidP="001E18E9">
            <w:r>
              <w:t>Flower and Bee Morphology</w:t>
            </w:r>
          </w:p>
        </w:tc>
        <w:tc>
          <w:tcPr>
            <w:tcW w:w="1637" w:type="dxa"/>
          </w:tcPr>
          <w:p w14:paraId="7B9661EA" w14:textId="77777777" w:rsidR="0015147F" w:rsidRDefault="007C37C2" w:rsidP="001E18E9">
            <w:r>
              <w:t>$5</w:t>
            </w:r>
          </w:p>
        </w:tc>
      </w:tr>
      <w:tr w:rsidR="0015147F" w14:paraId="2C1947E8" w14:textId="77777777" w:rsidTr="00DC5F12">
        <w:tc>
          <w:tcPr>
            <w:tcW w:w="1064" w:type="dxa"/>
          </w:tcPr>
          <w:p w14:paraId="0BC31F2A" w14:textId="77777777" w:rsidR="0015147F" w:rsidRDefault="007C37C2" w:rsidP="001E18E9">
            <w:r>
              <w:t>12</w:t>
            </w:r>
          </w:p>
        </w:tc>
        <w:tc>
          <w:tcPr>
            <w:tcW w:w="4271" w:type="dxa"/>
          </w:tcPr>
          <w:p w14:paraId="578F3D29" w14:textId="77777777" w:rsidR="0015147F" w:rsidRDefault="007C37C2" w:rsidP="001E18E9">
            <w:pPr>
              <w:tabs>
                <w:tab w:val="left" w:pos="1020"/>
              </w:tabs>
            </w:pPr>
            <w:r>
              <w:t>Straws</w:t>
            </w:r>
          </w:p>
        </w:tc>
        <w:tc>
          <w:tcPr>
            <w:tcW w:w="2833" w:type="dxa"/>
          </w:tcPr>
          <w:p w14:paraId="2D2A42DC" w14:textId="77777777" w:rsidR="0015147F" w:rsidRDefault="007C37C2" w:rsidP="001E18E9">
            <w:r>
              <w:t>Flower and Bee Morphology</w:t>
            </w:r>
          </w:p>
        </w:tc>
        <w:tc>
          <w:tcPr>
            <w:tcW w:w="1637" w:type="dxa"/>
          </w:tcPr>
          <w:p w14:paraId="4953BA27" w14:textId="77777777" w:rsidR="0015147F" w:rsidRDefault="007C37C2" w:rsidP="001E18E9">
            <w:r>
              <w:t>$2</w:t>
            </w:r>
          </w:p>
        </w:tc>
      </w:tr>
      <w:tr w:rsidR="007C37C2" w14:paraId="2ED2F9FE" w14:textId="77777777" w:rsidTr="00DC5F12">
        <w:tc>
          <w:tcPr>
            <w:tcW w:w="1064" w:type="dxa"/>
          </w:tcPr>
          <w:p w14:paraId="60E84BAC" w14:textId="77777777" w:rsidR="007C37C2" w:rsidRDefault="007C37C2" w:rsidP="001E18E9">
            <w:r>
              <w:t>12</w:t>
            </w:r>
          </w:p>
        </w:tc>
        <w:tc>
          <w:tcPr>
            <w:tcW w:w="4271" w:type="dxa"/>
          </w:tcPr>
          <w:p w14:paraId="4AABEEC2" w14:textId="25481262" w:rsidR="007C37C2" w:rsidRDefault="007C37C2" w:rsidP="001E18E9">
            <w:pPr>
              <w:tabs>
                <w:tab w:val="left" w:pos="1020"/>
              </w:tabs>
            </w:pPr>
            <w:r>
              <w:t xml:space="preserve">Pieces of </w:t>
            </w:r>
            <w:ins w:id="209" w:author="Author">
              <w:r w:rsidR="00FA6E3D">
                <w:t>V</w:t>
              </w:r>
            </w:ins>
            <w:del w:id="210" w:author="Author">
              <w:r w:rsidRPr="00845200" w:rsidDel="00FA6E3D">
                <w:delText>v</w:delText>
              </w:r>
            </w:del>
            <w:r w:rsidRPr="00845200">
              <w:t>elcro</w:t>
            </w:r>
          </w:p>
        </w:tc>
        <w:tc>
          <w:tcPr>
            <w:tcW w:w="2833" w:type="dxa"/>
          </w:tcPr>
          <w:p w14:paraId="40F36A2F" w14:textId="77777777" w:rsidR="007C37C2" w:rsidRDefault="007C37C2" w:rsidP="001E18E9">
            <w:r>
              <w:t>Flower and Bee Morphology</w:t>
            </w:r>
          </w:p>
        </w:tc>
        <w:tc>
          <w:tcPr>
            <w:tcW w:w="1637" w:type="dxa"/>
          </w:tcPr>
          <w:p w14:paraId="553D6184" w14:textId="77777777" w:rsidR="007C37C2" w:rsidRDefault="007C37C2" w:rsidP="001E18E9">
            <w:r>
              <w:t>$3</w:t>
            </w:r>
          </w:p>
        </w:tc>
      </w:tr>
      <w:tr w:rsidR="00B45A3B" w14:paraId="342C29FA" w14:textId="77777777" w:rsidTr="00DC5F12">
        <w:tc>
          <w:tcPr>
            <w:tcW w:w="1064" w:type="dxa"/>
          </w:tcPr>
          <w:p w14:paraId="6ECD5478" w14:textId="77777777" w:rsidR="00B45A3B" w:rsidRDefault="005A644F" w:rsidP="001E18E9">
            <w:r>
              <w:t>2</w:t>
            </w:r>
          </w:p>
        </w:tc>
        <w:tc>
          <w:tcPr>
            <w:tcW w:w="4271" w:type="dxa"/>
          </w:tcPr>
          <w:p w14:paraId="562E7F92" w14:textId="77777777" w:rsidR="00B45A3B" w:rsidRDefault="005A644F" w:rsidP="007C37C2">
            <w:pPr>
              <w:tabs>
                <w:tab w:val="left" w:pos="1020"/>
              </w:tabs>
            </w:pPr>
            <w:r>
              <w:t>Beach balls</w:t>
            </w:r>
          </w:p>
        </w:tc>
        <w:tc>
          <w:tcPr>
            <w:tcW w:w="2833" w:type="dxa"/>
          </w:tcPr>
          <w:p w14:paraId="50E0E72B" w14:textId="77777777" w:rsidR="00B45A3B" w:rsidRDefault="005A644F" w:rsidP="001E18E9">
            <w:r>
              <w:t>Beach Ball Pollination</w:t>
            </w:r>
          </w:p>
        </w:tc>
        <w:tc>
          <w:tcPr>
            <w:tcW w:w="1637" w:type="dxa"/>
          </w:tcPr>
          <w:p w14:paraId="5F11425F" w14:textId="77777777" w:rsidR="00B45A3B" w:rsidRDefault="005A644F" w:rsidP="001E18E9">
            <w:r>
              <w:t>$2</w:t>
            </w:r>
          </w:p>
        </w:tc>
      </w:tr>
      <w:tr w:rsidR="005A644F" w14:paraId="35F29254" w14:textId="77777777" w:rsidTr="00DC5F12">
        <w:tc>
          <w:tcPr>
            <w:tcW w:w="1064" w:type="dxa"/>
          </w:tcPr>
          <w:p w14:paraId="1D533224" w14:textId="77777777" w:rsidR="005A644F" w:rsidRDefault="005A644F" w:rsidP="001E18E9">
            <w:r>
              <w:t>4</w:t>
            </w:r>
          </w:p>
        </w:tc>
        <w:tc>
          <w:tcPr>
            <w:tcW w:w="4271" w:type="dxa"/>
          </w:tcPr>
          <w:p w14:paraId="1BB74C26" w14:textId="7B4E0648" w:rsidR="005A644F" w:rsidRDefault="005A644F" w:rsidP="007C37C2">
            <w:pPr>
              <w:tabs>
                <w:tab w:val="left" w:pos="1020"/>
              </w:tabs>
            </w:pPr>
            <w:r>
              <w:t xml:space="preserve">Colors of </w:t>
            </w:r>
            <w:ins w:id="211" w:author="Author">
              <w:r w:rsidR="00457F1D" w:rsidRPr="00E12FA0">
                <w:rPr>
                  <w:rPrChange w:id="212" w:author="Author">
                    <w:rPr>
                      <w:highlight w:val="yellow"/>
                    </w:rPr>
                  </w:rPrChange>
                </w:rPr>
                <w:t>P</w:t>
              </w:r>
            </w:ins>
            <w:del w:id="213" w:author="Author">
              <w:r w:rsidRPr="00457F1D" w:rsidDel="00457F1D">
                <w:delText>p</w:delText>
              </w:r>
            </w:del>
            <w:r w:rsidRPr="00457F1D">
              <w:t>ost-it</w:t>
            </w:r>
            <w:r>
              <w:t xml:space="preserve"> notes</w:t>
            </w:r>
          </w:p>
        </w:tc>
        <w:tc>
          <w:tcPr>
            <w:tcW w:w="2833" w:type="dxa"/>
          </w:tcPr>
          <w:p w14:paraId="61F102B4" w14:textId="77777777" w:rsidR="005A644F" w:rsidRDefault="00DE3A89" w:rsidP="001E18E9">
            <w:r>
              <w:t>Beach Ball Pollination</w:t>
            </w:r>
          </w:p>
        </w:tc>
        <w:tc>
          <w:tcPr>
            <w:tcW w:w="1637" w:type="dxa"/>
          </w:tcPr>
          <w:p w14:paraId="7601965E" w14:textId="77777777" w:rsidR="005A644F" w:rsidRDefault="00DE3A89" w:rsidP="001E18E9">
            <w:r>
              <w:t>$5</w:t>
            </w:r>
          </w:p>
        </w:tc>
      </w:tr>
    </w:tbl>
    <w:p w14:paraId="35E475DC" w14:textId="77777777" w:rsidR="00EE6D39" w:rsidRDefault="00EE6D39" w:rsidP="00800D2D">
      <w:pPr>
        <w:spacing w:after="0"/>
      </w:pPr>
    </w:p>
    <w:p w14:paraId="188A4E7E" w14:textId="77777777" w:rsidR="00271AA2" w:rsidRDefault="00271AA2" w:rsidP="00800D2D">
      <w:pPr>
        <w:spacing w:after="0"/>
      </w:pPr>
    </w:p>
    <w:p w14:paraId="0CF1FBE3" w14:textId="77777777" w:rsidR="00271AA2" w:rsidRDefault="00271AA2" w:rsidP="00800D2D">
      <w:pPr>
        <w:spacing w:after="0"/>
      </w:pPr>
    </w:p>
    <w:p w14:paraId="3A58EB36" w14:textId="77777777" w:rsidR="00DE3A89" w:rsidRPr="00DE3A89" w:rsidRDefault="00DE3A89" w:rsidP="00DE3A89">
      <w:pPr>
        <w:keepNext/>
        <w:keepLines/>
        <w:spacing w:before="240" w:after="0"/>
        <w:outlineLvl w:val="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Choos</w:t>
      </w:r>
      <w:r w:rsidR="00271AA2">
        <w:rPr>
          <w:rFonts w:asciiTheme="majorHAnsi" w:eastAsiaTheme="majorEastAsia" w:hAnsiTheme="majorHAnsi" w:cstheme="majorBidi"/>
          <w:color w:val="2E74B5" w:themeColor="accent1" w:themeShade="BF"/>
          <w:sz w:val="32"/>
          <w:szCs w:val="32"/>
        </w:rPr>
        <w:t xml:space="preserve">e supplies for ONE </w:t>
      </w:r>
      <w:r>
        <w:rPr>
          <w:rFonts w:asciiTheme="majorHAnsi" w:eastAsiaTheme="majorEastAsia" w:hAnsiTheme="majorHAnsi" w:cstheme="majorBidi"/>
          <w:color w:val="2E74B5" w:themeColor="accent1" w:themeShade="BF"/>
          <w:sz w:val="32"/>
          <w:szCs w:val="32"/>
        </w:rPr>
        <w:t>craft (</w:t>
      </w:r>
      <w:r w:rsidRPr="00DE3A89">
        <w:rPr>
          <w:rFonts w:asciiTheme="majorHAnsi" w:eastAsiaTheme="majorEastAsia" w:hAnsiTheme="majorHAnsi" w:cstheme="majorBidi"/>
          <w:color w:val="2E74B5" w:themeColor="accent1" w:themeShade="BF"/>
          <w:sz w:val="32"/>
          <w:szCs w:val="32"/>
        </w:rPr>
        <w:t xml:space="preserve">starred items </w:t>
      </w:r>
      <w:r>
        <w:rPr>
          <w:rFonts w:asciiTheme="majorHAnsi" w:eastAsiaTheme="majorEastAsia" w:hAnsiTheme="majorHAnsi" w:cstheme="majorBidi"/>
          <w:color w:val="2E74B5" w:themeColor="accent1" w:themeShade="BF"/>
          <w:sz w:val="32"/>
          <w:szCs w:val="32"/>
        </w:rPr>
        <w:t xml:space="preserve">may be brought from home or </w:t>
      </w:r>
      <w:r w:rsidRPr="00DE3A89">
        <w:rPr>
          <w:rFonts w:asciiTheme="majorHAnsi" w:eastAsiaTheme="majorEastAsia" w:hAnsiTheme="majorHAnsi" w:cstheme="majorBidi"/>
          <w:color w:val="2E74B5" w:themeColor="accent1" w:themeShade="BF"/>
          <w:sz w:val="32"/>
          <w:szCs w:val="32"/>
        </w:rPr>
        <w:t>office)</w:t>
      </w:r>
    </w:p>
    <w:p w14:paraId="004455DB" w14:textId="77777777" w:rsidR="00DE3A89" w:rsidRDefault="00DE3A89" w:rsidP="00800D2D">
      <w:pPr>
        <w:spacing w:after="0"/>
      </w:pPr>
    </w:p>
    <w:tbl>
      <w:tblPr>
        <w:tblStyle w:val="TableGrid"/>
        <w:tblW w:w="0" w:type="auto"/>
        <w:tblLook w:val="04A0" w:firstRow="1" w:lastRow="0" w:firstColumn="1" w:lastColumn="0" w:noHBand="0" w:noVBand="1"/>
      </w:tblPr>
      <w:tblGrid>
        <w:gridCol w:w="1064"/>
        <w:gridCol w:w="4271"/>
        <w:gridCol w:w="2833"/>
        <w:gridCol w:w="1637"/>
      </w:tblGrid>
      <w:tr w:rsidR="00271AA2" w14:paraId="3DC899AB" w14:textId="77777777" w:rsidTr="00834D86">
        <w:tc>
          <w:tcPr>
            <w:tcW w:w="1064" w:type="dxa"/>
          </w:tcPr>
          <w:p w14:paraId="589E60DD" w14:textId="77777777" w:rsidR="00271AA2" w:rsidRDefault="00271AA2" w:rsidP="00834D86"/>
        </w:tc>
        <w:tc>
          <w:tcPr>
            <w:tcW w:w="4271" w:type="dxa"/>
          </w:tcPr>
          <w:p w14:paraId="4EF6E1DE" w14:textId="77777777" w:rsidR="00271AA2" w:rsidRPr="00271AA2" w:rsidRDefault="00271AA2" w:rsidP="00834D86">
            <w:pPr>
              <w:rPr>
                <w:b/>
              </w:rPr>
            </w:pPr>
            <w:r w:rsidRPr="00271AA2">
              <w:rPr>
                <w:b/>
              </w:rPr>
              <w:t>CRAFT 1</w:t>
            </w:r>
          </w:p>
        </w:tc>
        <w:tc>
          <w:tcPr>
            <w:tcW w:w="2833" w:type="dxa"/>
          </w:tcPr>
          <w:p w14:paraId="7043D2DE" w14:textId="77777777" w:rsidR="00271AA2" w:rsidRDefault="00271AA2" w:rsidP="00834D86"/>
        </w:tc>
        <w:tc>
          <w:tcPr>
            <w:tcW w:w="1637" w:type="dxa"/>
          </w:tcPr>
          <w:p w14:paraId="74FD8AF4" w14:textId="77777777" w:rsidR="00271AA2" w:rsidRDefault="00271AA2" w:rsidP="00834D86"/>
        </w:tc>
      </w:tr>
      <w:tr w:rsidR="00DE3A89" w14:paraId="5ABC0DB9" w14:textId="77777777" w:rsidTr="00834D86">
        <w:tc>
          <w:tcPr>
            <w:tcW w:w="1064" w:type="dxa"/>
          </w:tcPr>
          <w:p w14:paraId="53BC05AB" w14:textId="77777777" w:rsidR="00DE3A89" w:rsidRDefault="00271AA2" w:rsidP="00834D86">
            <w:r>
              <w:t>3</w:t>
            </w:r>
          </w:p>
        </w:tc>
        <w:tc>
          <w:tcPr>
            <w:tcW w:w="4271" w:type="dxa"/>
          </w:tcPr>
          <w:p w14:paraId="6F325513" w14:textId="77777777" w:rsidR="00DE3A89" w:rsidRDefault="00DE3A89" w:rsidP="00834D86">
            <w:r>
              <w:t>Small tubes or bottles of sunblock</w:t>
            </w:r>
          </w:p>
        </w:tc>
        <w:tc>
          <w:tcPr>
            <w:tcW w:w="2833" w:type="dxa"/>
          </w:tcPr>
          <w:p w14:paraId="78F69F94" w14:textId="21DA4F17" w:rsidR="00DE3A89" w:rsidRDefault="00271AA2" w:rsidP="00834D86">
            <w:r>
              <w:t xml:space="preserve">Bee Craft 1: Bee </w:t>
            </w:r>
            <w:ins w:id="214" w:author="Author">
              <w:r w:rsidR="00644A03">
                <w:t>V</w:t>
              </w:r>
            </w:ins>
            <w:del w:id="215" w:author="Author">
              <w:r w:rsidDel="00644A03">
                <w:delText>v</w:delText>
              </w:r>
            </w:del>
            <w:r>
              <w:t>ision</w:t>
            </w:r>
          </w:p>
        </w:tc>
        <w:tc>
          <w:tcPr>
            <w:tcW w:w="1637" w:type="dxa"/>
          </w:tcPr>
          <w:p w14:paraId="2854DD57" w14:textId="77777777" w:rsidR="00DE3A89" w:rsidRDefault="00271AA2" w:rsidP="00834D86">
            <w:r>
              <w:t>$1</w:t>
            </w:r>
            <w:r w:rsidR="00DE3A89">
              <w:t>5</w:t>
            </w:r>
          </w:p>
        </w:tc>
      </w:tr>
      <w:tr w:rsidR="00271AA2" w14:paraId="303014CC" w14:textId="77777777" w:rsidTr="00834D86">
        <w:tc>
          <w:tcPr>
            <w:tcW w:w="1064" w:type="dxa"/>
          </w:tcPr>
          <w:p w14:paraId="7B67581B" w14:textId="77777777" w:rsidR="00271AA2" w:rsidRDefault="00271AA2" w:rsidP="00271AA2">
            <w:r>
              <w:t>12</w:t>
            </w:r>
          </w:p>
        </w:tc>
        <w:tc>
          <w:tcPr>
            <w:tcW w:w="4271" w:type="dxa"/>
          </w:tcPr>
          <w:p w14:paraId="46AC0536" w14:textId="77777777" w:rsidR="00271AA2" w:rsidRDefault="005A7DA2" w:rsidP="00271AA2">
            <w:r>
              <w:t>Pieces of sun-sensitive paper</w:t>
            </w:r>
          </w:p>
        </w:tc>
        <w:tc>
          <w:tcPr>
            <w:tcW w:w="2833" w:type="dxa"/>
          </w:tcPr>
          <w:p w14:paraId="5050B6C4" w14:textId="4F18EDBC" w:rsidR="00271AA2" w:rsidRDefault="00271AA2" w:rsidP="00271AA2">
            <w:r w:rsidRPr="00B520E6">
              <w:t xml:space="preserve">Bee Craft 1: Bee </w:t>
            </w:r>
            <w:ins w:id="216" w:author="Author">
              <w:r w:rsidR="00644A03">
                <w:t>V</w:t>
              </w:r>
            </w:ins>
            <w:del w:id="217" w:author="Author">
              <w:r w:rsidRPr="00B520E6" w:rsidDel="00644A03">
                <w:delText>v</w:delText>
              </w:r>
            </w:del>
            <w:r w:rsidRPr="00B520E6">
              <w:t>ision</w:t>
            </w:r>
          </w:p>
        </w:tc>
        <w:tc>
          <w:tcPr>
            <w:tcW w:w="1637" w:type="dxa"/>
          </w:tcPr>
          <w:p w14:paraId="4380685A" w14:textId="77777777" w:rsidR="00271AA2" w:rsidRDefault="005A7DA2" w:rsidP="00271AA2">
            <w:r>
              <w:t>$7</w:t>
            </w:r>
          </w:p>
        </w:tc>
      </w:tr>
      <w:tr w:rsidR="00271AA2" w14:paraId="1684DC01" w14:textId="77777777" w:rsidTr="00834D86">
        <w:tc>
          <w:tcPr>
            <w:tcW w:w="1064" w:type="dxa"/>
          </w:tcPr>
          <w:p w14:paraId="3F9A9041" w14:textId="77777777" w:rsidR="00271AA2" w:rsidRDefault="00271AA2" w:rsidP="00271AA2">
            <w:r>
              <w:t>4</w:t>
            </w:r>
          </w:p>
        </w:tc>
        <w:tc>
          <w:tcPr>
            <w:tcW w:w="4271" w:type="dxa"/>
          </w:tcPr>
          <w:p w14:paraId="279CE5A8" w14:textId="77777777" w:rsidR="00271AA2" w:rsidRDefault="00271AA2" w:rsidP="00271AA2">
            <w:r>
              <w:t>Towels for drying 12 pages</w:t>
            </w:r>
          </w:p>
        </w:tc>
        <w:tc>
          <w:tcPr>
            <w:tcW w:w="2833" w:type="dxa"/>
          </w:tcPr>
          <w:p w14:paraId="492321EB" w14:textId="0A6530F9" w:rsidR="00271AA2" w:rsidRDefault="00271AA2" w:rsidP="00271AA2">
            <w:r w:rsidRPr="00B520E6">
              <w:t xml:space="preserve">Bee Craft 1: Bee </w:t>
            </w:r>
            <w:ins w:id="218" w:author="Author">
              <w:r w:rsidR="00644A03">
                <w:t>V</w:t>
              </w:r>
            </w:ins>
            <w:del w:id="219" w:author="Author">
              <w:r w:rsidRPr="00B520E6" w:rsidDel="00644A03">
                <w:delText>v</w:delText>
              </w:r>
            </w:del>
            <w:r w:rsidRPr="00B520E6">
              <w:t>ision</w:t>
            </w:r>
          </w:p>
        </w:tc>
        <w:tc>
          <w:tcPr>
            <w:tcW w:w="1637" w:type="dxa"/>
          </w:tcPr>
          <w:p w14:paraId="63D8FD93" w14:textId="77777777" w:rsidR="00271AA2" w:rsidRDefault="00271AA2" w:rsidP="00271AA2">
            <w:r>
              <w:t>$10*</w:t>
            </w:r>
          </w:p>
        </w:tc>
      </w:tr>
      <w:tr w:rsidR="00271AA2" w14:paraId="79132186" w14:textId="77777777" w:rsidTr="00834D86">
        <w:tc>
          <w:tcPr>
            <w:tcW w:w="1064" w:type="dxa"/>
          </w:tcPr>
          <w:p w14:paraId="01F8BF8D" w14:textId="77777777" w:rsidR="00271AA2" w:rsidRDefault="00271AA2" w:rsidP="00271AA2"/>
        </w:tc>
        <w:tc>
          <w:tcPr>
            <w:tcW w:w="4271" w:type="dxa"/>
          </w:tcPr>
          <w:p w14:paraId="3ED925A4" w14:textId="77777777" w:rsidR="00271AA2" w:rsidRPr="00271AA2" w:rsidRDefault="00271AA2" w:rsidP="00271AA2">
            <w:pPr>
              <w:rPr>
                <w:b/>
              </w:rPr>
            </w:pPr>
            <w:r w:rsidRPr="00271AA2">
              <w:rPr>
                <w:b/>
              </w:rPr>
              <w:t>CRAFT 2</w:t>
            </w:r>
          </w:p>
        </w:tc>
        <w:tc>
          <w:tcPr>
            <w:tcW w:w="2833" w:type="dxa"/>
          </w:tcPr>
          <w:p w14:paraId="2B85DEDF" w14:textId="77777777" w:rsidR="00271AA2" w:rsidRPr="00B520E6" w:rsidRDefault="00271AA2" w:rsidP="00271AA2"/>
        </w:tc>
        <w:tc>
          <w:tcPr>
            <w:tcW w:w="1637" w:type="dxa"/>
          </w:tcPr>
          <w:p w14:paraId="49C3D6C5" w14:textId="77777777" w:rsidR="00271AA2" w:rsidRDefault="00271AA2" w:rsidP="00271AA2"/>
        </w:tc>
      </w:tr>
      <w:tr w:rsidR="00271AA2" w14:paraId="61E1A83B" w14:textId="77777777" w:rsidTr="00834D86">
        <w:tc>
          <w:tcPr>
            <w:tcW w:w="1064" w:type="dxa"/>
          </w:tcPr>
          <w:p w14:paraId="6DFA0956" w14:textId="77777777" w:rsidR="00271AA2" w:rsidRDefault="00271AA2" w:rsidP="00834D86">
            <w:r>
              <w:t>3</w:t>
            </w:r>
          </w:p>
        </w:tc>
        <w:tc>
          <w:tcPr>
            <w:tcW w:w="4271" w:type="dxa"/>
          </w:tcPr>
          <w:p w14:paraId="2C452B98" w14:textId="77777777" w:rsidR="00271AA2" w:rsidRDefault="00271AA2" w:rsidP="00834D86">
            <w:pPr>
              <w:tabs>
                <w:tab w:val="left" w:pos="1020"/>
              </w:tabs>
            </w:pPr>
            <w:r>
              <w:t>Egg cartons (paper is best)</w:t>
            </w:r>
          </w:p>
        </w:tc>
        <w:tc>
          <w:tcPr>
            <w:tcW w:w="2833" w:type="dxa"/>
          </w:tcPr>
          <w:p w14:paraId="74A629BA" w14:textId="6714749B" w:rsidR="00271AA2" w:rsidRDefault="00271AA2" w:rsidP="00834D86">
            <w:r w:rsidRPr="009261CC">
              <w:t xml:space="preserve">Bee Craft 2: Bee </w:t>
            </w:r>
            <w:ins w:id="220" w:author="Author">
              <w:r w:rsidR="00644A03">
                <w:t>A</w:t>
              </w:r>
            </w:ins>
            <w:del w:id="221" w:author="Author">
              <w:r w:rsidRPr="009261CC" w:rsidDel="00644A03">
                <w:delText>a</w:delText>
              </w:r>
            </w:del>
            <w:r w:rsidRPr="009261CC">
              <w:t>natomy</w:t>
            </w:r>
          </w:p>
        </w:tc>
        <w:tc>
          <w:tcPr>
            <w:tcW w:w="1637" w:type="dxa"/>
          </w:tcPr>
          <w:p w14:paraId="259BB7A9" w14:textId="77777777" w:rsidR="00271AA2" w:rsidRDefault="00271AA2" w:rsidP="00834D86">
            <w:r>
              <w:t>$5*</w:t>
            </w:r>
          </w:p>
        </w:tc>
      </w:tr>
      <w:tr w:rsidR="00271AA2" w14:paraId="4798C48D" w14:textId="77777777" w:rsidTr="00834D86">
        <w:tc>
          <w:tcPr>
            <w:tcW w:w="1064" w:type="dxa"/>
          </w:tcPr>
          <w:p w14:paraId="28FFD778" w14:textId="77777777" w:rsidR="00271AA2" w:rsidRDefault="00271AA2" w:rsidP="00834D86">
            <w:r>
              <w:t>Some</w:t>
            </w:r>
          </w:p>
        </w:tc>
        <w:tc>
          <w:tcPr>
            <w:tcW w:w="4271" w:type="dxa"/>
          </w:tcPr>
          <w:p w14:paraId="79F9EFFB" w14:textId="77777777" w:rsidR="00271AA2" w:rsidRDefault="00271AA2" w:rsidP="00834D86">
            <w:pPr>
              <w:tabs>
                <w:tab w:val="left" w:pos="1020"/>
              </w:tabs>
            </w:pPr>
            <w:r>
              <w:t>Markers</w:t>
            </w:r>
          </w:p>
        </w:tc>
        <w:tc>
          <w:tcPr>
            <w:tcW w:w="2833" w:type="dxa"/>
          </w:tcPr>
          <w:p w14:paraId="047864C7" w14:textId="16CA4856" w:rsidR="00271AA2" w:rsidRDefault="00271AA2" w:rsidP="00834D86">
            <w:r w:rsidRPr="009261CC">
              <w:t xml:space="preserve">Bee Craft 2: Bee </w:t>
            </w:r>
            <w:ins w:id="222" w:author="Author">
              <w:r w:rsidR="00644A03">
                <w:t>A</w:t>
              </w:r>
            </w:ins>
            <w:del w:id="223" w:author="Author">
              <w:r w:rsidRPr="009261CC" w:rsidDel="00644A03">
                <w:delText>a</w:delText>
              </w:r>
            </w:del>
            <w:r w:rsidRPr="009261CC">
              <w:t>natomy</w:t>
            </w:r>
          </w:p>
        </w:tc>
        <w:tc>
          <w:tcPr>
            <w:tcW w:w="1637" w:type="dxa"/>
          </w:tcPr>
          <w:p w14:paraId="19BECBAF" w14:textId="77777777" w:rsidR="00271AA2" w:rsidRDefault="00271AA2" w:rsidP="00834D86">
            <w:r>
              <w:t>$3*</w:t>
            </w:r>
          </w:p>
        </w:tc>
      </w:tr>
      <w:tr w:rsidR="00271AA2" w14:paraId="7C823F71" w14:textId="77777777" w:rsidTr="00834D86">
        <w:tc>
          <w:tcPr>
            <w:tcW w:w="1064" w:type="dxa"/>
          </w:tcPr>
          <w:p w14:paraId="4AB9361B" w14:textId="77777777" w:rsidR="00271AA2" w:rsidRDefault="00271AA2" w:rsidP="00834D86">
            <w:r>
              <w:t>30</w:t>
            </w:r>
          </w:p>
        </w:tc>
        <w:tc>
          <w:tcPr>
            <w:tcW w:w="4271" w:type="dxa"/>
          </w:tcPr>
          <w:p w14:paraId="3E5D7E54" w14:textId="77777777" w:rsidR="00271AA2" w:rsidRDefault="00271AA2" w:rsidP="00834D86">
            <w:pPr>
              <w:tabs>
                <w:tab w:val="left" w:pos="1020"/>
              </w:tabs>
            </w:pPr>
            <w:r>
              <w:t>Black pipe cleaners</w:t>
            </w:r>
          </w:p>
        </w:tc>
        <w:tc>
          <w:tcPr>
            <w:tcW w:w="2833" w:type="dxa"/>
          </w:tcPr>
          <w:p w14:paraId="23C43229" w14:textId="6945BF8A" w:rsidR="00271AA2" w:rsidRDefault="00271AA2" w:rsidP="00834D86">
            <w:r w:rsidRPr="009261CC">
              <w:t xml:space="preserve">Bee Craft 2: Bee </w:t>
            </w:r>
            <w:ins w:id="224" w:author="Author">
              <w:r w:rsidR="00644A03">
                <w:t>A</w:t>
              </w:r>
            </w:ins>
            <w:del w:id="225" w:author="Author">
              <w:r w:rsidRPr="009261CC" w:rsidDel="00644A03">
                <w:delText>a</w:delText>
              </w:r>
            </w:del>
            <w:r w:rsidRPr="009261CC">
              <w:t>natomy</w:t>
            </w:r>
          </w:p>
        </w:tc>
        <w:tc>
          <w:tcPr>
            <w:tcW w:w="1637" w:type="dxa"/>
          </w:tcPr>
          <w:p w14:paraId="38C519F9" w14:textId="77777777" w:rsidR="00271AA2" w:rsidRDefault="00271AA2" w:rsidP="00834D86">
            <w:r>
              <w:t>$2</w:t>
            </w:r>
          </w:p>
        </w:tc>
      </w:tr>
      <w:tr w:rsidR="00271AA2" w14:paraId="2AE0E42E" w14:textId="77777777" w:rsidTr="00834D86">
        <w:tc>
          <w:tcPr>
            <w:tcW w:w="1064" w:type="dxa"/>
          </w:tcPr>
          <w:p w14:paraId="2BC8D806" w14:textId="77777777" w:rsidR="00271AA2" w:rsidRDefault="00271AA2" w:rsidP="00834D86">
            <w:r>
              <w:t>20</w:t>
            </w:r>
          </w:p>
        </w:tc>
        <w:tc>
          <w:tcPr>
            <w:tcW w:w="4271" w:type="dxa"/>
          </w:tcPr>
          <w:p w14:paraId="53142F54" w14:textId="77777777" w:rsidR="00271AA2" w:rsidRDefault="00271AA2" w:rsidP="00834D86">
            <w:pPr>
              <w:tabs>
                <w:tab w:val="left" w:pos="1020"/>
              </w:tabs>
            </w:pPr>
            <w:r>
              <w:t>Yellow pipe cleaners</w:t>
            </w:r>
          </w:p>
        </w:tc>
        <w:tc>
          <w:tcPr>
            <w:tcW w:w="2833" w:type="dxa"/>
          </w:tcPr>
          <w:p w14:paraId="4868787D" w14:textId="33D20918" w:rsidR="00271AA2" w:rsidRDefault="00271AA2" w:rsidP="00834D86">
            <w:r w:rsidRPr="009261CC">
              <w:t xml:space="preserve">Bee Craft 2: Bee </w:t>
            </w:r>
            <w:ins w:id="226" w:author="Author">
              <w:r w:rsidR="00644A03">
                <w:t>A</w:t>
              </w:r>
            </w:ins>
            <w:del w:id="227" w:author="Author">
              <w:r w:rsidRPr="009261CC" w:rsidDel="00644A03">
                <w:delText>a</w:delText>
              </w:r>
            </w:del>
            <w:r w:rsidRPr="009261CC">
              <w:t>natomy</w:t>
            </w:r>
          </w:p>
        </w:tc>
        <w:tc>
          <w:tcPr>
            <w:tcW w:w="1637" w:type="dxa"/>
          </w:tcPr>
          <w:p w14:paraId="6AE33E7B" w14:textId="77777777" w:rsidR="00271AA2" w:rsidRDefault="00271AA2" w:rsidP="00834D86">
            <w:r>
              <w:t>$2</w:t>
            </w:r>
          </w:p>
        </w:tc>
      </w:tr>
      <w:tr w:rsidR="00271AA2" w14:paraId="47AB1705" w14:textId="77777777" w:rsidTr="00834D86">
        <w:tc>
          <w:tcPr>
            <w:tcW w:w="1064" w:type="dxa"/>
          </w:tcPr>
          <w:p w14:paraId="109E76FB" w14:textId="77777777" w:rsidR="00271AA2" w:rsidRDefault="00271AA2" w:rsidP="00834D86">
            <w:r>
              <w:t>24</w:t>
            </w:r>
          </w:p>
        </w:tc>
        <w:tc>
          <w:tcPr>
            <w:tcW w:w="4271" w:type="dxa"/>
          </w:tcPr>
          <w:p w14:paraId="2A472C7D" w14:textId="77777777" w:rsidR="00271AA2" w:rsidRDefault="00271AA2" w:rsidP="00834D86">
            <w:pPr>
              <w:tabs>
                <w:tab w:val="left" w:pos="1020"/>
              </w:tabs>
            </w:pPr>
            <w:r>
              <w:t>Googly eyes</w:t>
            </w:r>
          </w:p>
        </w:tc>
        <w:tc>
          <w:tcPr>
            <w:tcW w:w="2833" w:type="dxa"/>
          </w:tcPr>
          <w:p w14:paraId="07827ED2" w14:textId="1BB3B024" w:rsidR="00271AA2" w:rsidRDefault="00271AA2" w:rsidP="00834D86">
            <w:r w:rsidRPr="009261CC">
              <w:t xml:space="preserve">Bee Craft 2: Bee </w:t>
            </w:r>
            <w:ins w:id="228" w:author="Author">
              <w:r w:rsidR="00644A03">
                <w:t>A</w:t>
              </w:r>
            </w:ins>
            <w:del w:id="229" w:author="Author">
              <w:r w:rsidRPr="009261CC" w:rsidDel="00644A03">
                <w:delText>a</w:delText>
              </w:r>
            </w:del>
            <w:r w:rsidRPr="009261CC">
              <w:t>natomy</w:t>
            </w:r>
          </w:p>
        </w:tc>
        <w:tc>
          <w:tcPr>
            <w:tcW w:w="1637" w:type="dxa"/>
          </w:tcPr>
          <w:p w14:paraId="3447F5BD" w14:textId="77777777" w:rsidR="00271AA2" w:rsidRDefault="00271AA2" w:rsidP="00834D86">
            <w:r>
              <w:t>$2</w:t>
            </w:r>
          </w:p>
        </w:tc>
      </w:tr>
      <w:tr w:rsidR="00271AA2" w14:paraId="0168AC94" w14:textId="77777777" w:rsidTr="00834D86">
        <w:tc>
          <w:tcPr>
            <w:tcW w:w="1064" w:type="dxa"/>
          </w:tcPr>
          <w:p w14:paraId="099EFFF9" w14:textId="77777777" w:rsidR="00271AA2" w:rsidRDefault="00271AA2" w:rsidP="00834D86">
            <w:r>
              <w:t>1</w:t>
            </w:r>
          </w:p>
        </w:tc>
        <w:tc>
          <w:tcPr>
            <w:tcW w:w="4271" w:type="dxa"/>
          </w:tcPr>
          <w:p w14:paraId="33CEAF2D" w14:textId="77777777" w:rsidR="00271AA2" w:rsidRDefault="00271AA2" w:rsidP="00834D86">
            <w:pPr>
              <w:tabs>
                <w:tab w:val="left" w:pos="1020"/>
              </w:tabs>
            </w:pPr>
            <w:r>
              <w:t>Roll wax paper</w:t>
            </w:r>
          </w:p>
        </w:tc>
        <w:tc>
          <w:tcPr>
            <w:tcW w:w="2833" w:type="dxa"/>
          </w:tcPr>
          <w:p w14:paraId="1B232246" w14:textId="5779276C" w:rsidR="00271AA2" w:rsidRDefault="00271AA2" w:rsidP="00834D86">
            <w:r w:rsidRPr="009261CC">
              <w:t xml:space="preserve">Bee Craft 2: Bee </w:t>
            </w:r>
            <w:ins w:id="230" w:author="Author">
              <w:r w:rsidR="00644A03">
                <w:t>A</w:t>
              </w:r>
            </w:ins>
            <w:del w:id="231" w:author="Author">
              <w:r w:rsidRPr="009261CC" w:rsidDel="00644A03">
                <w:delText>a</w:delText>
              </w:r>
            </w:del>
            <w:r w:rsidRPr="009261CC">
              <w:t>natomy</w:t>
            </w:r>
          </w:p>
        </w:tc>
        <w:tc>
          <w:tcPr>
            <w:tcW w:w="1637" w:type="dxa"/>
          </w:tcPr>
          <w:p w14:paraId="2DE69180" w14:textId="77777777" w:rsidR="00271AA2" w:rsidRDefault="00271AA2" w:rsidP="00834D86">
            <w:r>
              <w:t>$2</w:t>
            </w:r>
          </w:p>
        </w:tc>
      </w:tr>
      <w:tr w:rsidR="00271AA2" w14:paraId="711714A5" w14:textId="77777777" w:rsidTr="00834D86">
        <w:tc>
          <w:tcPr>
            <w:tcW w:w="1064" w:type="dxa"/>
          </w:tcPr>
          <w:p w14:paraId="27B14B69" w14:textId="77777777" w:rsidR="00271AA2" w:rsidRDefault="00271AA2" w:rsidP="00834D86">
            <w:r>
              <w:t>12</w:t>
            </w:r>
          </w:p>
        </w:tc>
        <w:tc>
          <w:tcPr>
            <w:tcW w:w="4271" w:type="dxa"/>
          </w:tcPr>
          <w:p w14:paraId="57A6C3FA" w14:textId="77777777" w:rsidR="00271AA2" w:rsidRDefault="00271AA2" w:rsidP="00834D86">
            <w:pPr>
              <w:tabs>
                <w:tab w:val="left" w:pos="1020"/>
              </w:tabs>
            </w:pPr>
            <w:r>
              <w:t>Scissors</w:t>
            </w:r>
          </w:p>
        </w:tc>
        <w:tc>
          <w:tcPr>
            <w:tcW w:w="2833" w:type="dxa"/>
          </w:tcPr>
          <w:p w14:paraId="33B92214" w14:textId="5DEA4BF9" w:rsidR="00271AA2" w:rsidRDefault="00271AA2" w:rsidP="00834D86">
            <w:r w:rsidRPr="009261CC">
              <w:t xml:space="preserve">Bee Craft 2: Bee </w:t>
            </w:r>
            <w:ins w:id="232" w:author="Author">
              <w:r w:rsidR="00644A03">
                <w:t>A</w:t>
              </w:r>
            </w:ins>
            <w:del w:id="233" w:author="Author">
              <w:r w:rsidRPr="009261CC" w:rsidDel="00644A03">
                <w:delText>a</w:delText>
              </w:r>
            </w:del>
            <w:r w:rsidRPr="009261CC">
              <w:t>natomy</w:t>
            </w:r>
          </w:p>
        </w:tc>
        <w:tc>
          <w:tcPr>
            <w:tcW w:w="1637" w:type="dxa"/>
          </w:tcPr>
          <w:p w14:paraId="605D29BD" w14:textId="77777777" w:rsidR="00271AA2" w:rsidRDefault="00271AA2" w:rsidP="00834D86">
            <w:r>
              <w:t>$6*</w:t>
            </w:r>
          </w:p>
        </w:tc>
      </w:tr>
      <w:tr w:rsidR="00271AA2" w14:paraId="46582293" w14:textId="77777777" w:rsidTr="00834D86">
        <w:tc>
          <w:tcPr>
            <w:tcW w:w="1064" w:type="dxa"/>
          </w:tcPr>
          <w:p w14:paraId="1D7FE7BE" w14:textId="77777777" w:rsidR="00271AA2" w:rsidRDefault="00271AA2" w:rsidP="00834D86">
            <w:r>
              <w:t>4</w:t>
            </w:r>
          </w:p>
        </w:tc>
        <w:tc>
          <w:tcPr>
            <w:tcW w:w="4271" w:type="dxa"/>
          </w:tcPr>
          <w:p w14:paraId="4EEA29C8" w14:textId="77777777" w:rsidR="00271AA2" w:rsidRDefault="00271AA2" w:rsidP="00834D86">
            <w:pPr>
              <w:tabs>
                <w:tab w:val="left" w:pos="1020"/>
              </w:tabs>
            </w:pPr>
            <w:r>
              <w:t>Bottles glue</w:t>
            </w:r>
          </w:p>
        </w:tc>
        <w:tc>
          <w:tcPr>
            <w:tcW w:w="2833" w:type="dxa"/>
          </w:tcPr>
          <w:p w14:paraId="0851BB9F" w14:textId="00718553" w:rsidR="00271AA2" w:rsidRDefault="00271AA2" w:rsidP="00834D86">
            <w:r w:rsidRPr="009261CC">
              <w:t xml:space="preserve">Bee Craft 2: Bee </w:t>
            </w:r>
            <w:ins w:id="234" w:author="Author">
              <w:r w:rsidR="00644A03">
                <w:t>A</w:t>
              </w:r>
            </w:ins>
            <w:del w:id="235" w:author="Author">
              <w:r w:rsidRPr="009261CC" w:rsidDel="00644A03">
                <w:delText>a</w:delText>
              </w:r>
            </w:del>
            <w:r w:rsidRPr="009261CC">
              <w:t>natomy</w:t>
            </w:r>
          </w:p>
        </w:tc>
        <w:tc>
          <w:tcPr>
            <w:tcW w:w="1637" w:type="dxa"/>
          </w:tcPr>
          <w:p w14:paraId="42976DB2" w14:textId="77777777" w:rsidR="00271AA2" w:rsidRDefault="00271AA2" w:rsidP="00834D86">
            <w:r>
              <w:t>$4</w:t>
            </w:r>
          </w:p>
        </w:tc>
      </w:tr>
      <w:tr w:rsidR="00271AA2" w14:paraId="77229297" w14:textId="77777777" w:rsidTr="00834D86">
        <w:tc>
          <w:tcPr>
            <w:tcW w:w="1064" w:type="dxa"/>
          </w:tcPr>
          <w:p w14:paraId="3E33443C" w14:textId="77777777" w:rsidR="00271AA2" w:rsidRDefault="00271AA2" w:rsidP="00834D86"/>
        </w:tc>
        <w:tc>
          <w:tcPr>
            <w:tcW w:w="4271" w:type="dxa"/>
          </w:tcPr>
          <w:p w14:paraId="4FCD7BAD" w14:textId="77777777" w:rsidR="00271AA2" w:rsidRPr="00271AA2" w:rsidRDefault="00271AA2" w:rsidP="00834D86">
            <w:pPr>
              <w:rPr>
                <w:b/>
              </w:rPr>
            </w:pPr>
            <w:r w:rsidRPr="00271AA2">
              <w:rPr>
                <w:b/>
              </w:rPr>
              <w:t>CRAFT 3</w:t>
            </w:r>
          </w:p>
        </w:tc>
        <w:tc>
          <w:tcPr>
            <w:tcW w:w="2833" w:type="dxa"/>
          </w:tcPr>
          <w:p w14:paraId="190E7970" w14:textId="77777777" w:rsidR="00271AA2" w:rsidRDefault="00271AA2" w:rsidP="00834D86"/>
        </w:tc>
        <w:tc>
          <w:tcPr>
            <w:tcW w:w="1637" w:type="dxa"/>
          </w:tcPr>
          <w:p w14:paraId="5B556C24" w14:textId="77777777" w:rsidR="00271AA2" w:rsidRDefault="00271AA2" w:rsidP="00834D86"/>
        </w:tc>
      </w:tr>
      <w:tr w:rsidR="00DE3A89" w14:paraId="16198B7B" w14:textId="77777777" w:rsidTr="00834D86">
        <w:tc>
          <w:tcPr>
            <w:tcW w:w="1064" w:type="dxa"/>
          </w:tcPr>
          <w:p w14:paraId="045EB22E" w14:textId="77777777" w:rsidR="00DE3A89" w:rsidRDefault="00DE3A89" w:rsidP="00834D86">
            <w:r>
              <w:t>6</w:t>
            </w:r>
          </w:p>
        </w:tc>
        <w:tc>
          <w:tcPr>
            <w:tcW w:w="4271" w:type="dxa"/>
          </w:tcPr>
          <w:p w14:paraId="3FE643FC" w14:textId="49B17F69" w:rsidR="00DE3A89" w:rsidRDefault="00271AA2" w:rsidP="00834D86">
            <w:r>
              <w:t>Pieces of origami paper</w:t>
            </w:r>
            <w:del w:id="236" w:author="Author">
              <w:r w:rsidDel="00E256AE">
                <w:delText>,</w:delText>
              </w:r>
            </w:del>
            <w:r>
              <w:t xml:space="preserve"> </w:t>
            </w:r>
            <w:ins w:id="237" w:author="Author">
              <w:r w:rsidR="00E256AE">
                <w:t>(</w:t>
              </w:r>
            </w:ins>
            <w:r>
              <w:t>white on one side and color on the other</w:t>
            </w:r>
            <w:ins w:id="238" w:author="Author">
              <w:r w:rsidR="00E256AE">
                <w:t>)</w:t>
              </w:r>
            </w:ins>
          </w:p>
        </w:tc>
        <w:tc>
          <w:tcPr>
            <w:tcW w:w="2833" w:type="dxa"/>
          </w:tcPr>
          <w:p w14:paraId="7FCAFA00" w14:textId="77777777" w:rsidR="00DE3A89" w:rsidRDefault="00271AA2" w:rsidP="00834D86">
            <w:r>
              <w:t>Bee Craft 3: Origami</w:t>
            </w:r>
          </w:p>
        </w:tc>
        <w:tc>
          <w:tcPr>
            <w:tcW w:w="1637" w:type="dxa"/>
          </w:tcPr>
          <w:p w14:paraId="28E5E1F0" w14:textId="77777777" w:rsidR="00DE3A89" w:rsidRDefault="00271AA2" w:rsidP="00834D86">
            <w:r>
              <w:t>$5</w:t>
            </w:r>
          </w:p>
        </w:tc>
      </w:tr>
    </w:tbl>
    <w:p w14:paraId="6D08B89C" w14:textId="77777777" w:rsidR="00DE3A89" w:rsidRDefault="00DE3A89" w:rsidP="00800D2D">
      <w:pPr>
        <w:spacing w:after="0"/>
      </w:pPr>
    </w:p>
    <w:p w14:paraId="029F2B17" w14:textId="77777777" w:rsidR="00271AA2" w:rsidRDefault="00271AA2" w:rsidP="007917E3"/>
    <w:p w14:paraId="2F44D2EB" w14:textId="77777777" w:rsidR="00271AA2" w:rsidRDefault="00271AA2" w:rsidP="007917E3"/>
    <w:p w14:paraId="7E5C58BD" w14:textId="77777777" w:rsidR="00271AA2" w:rsidRDefault="00271AA2" w:rsidP="007917E3"/>
    <w:p w14:paraId="37C53390" w14:textId="77777777" w:rsidR="00271AA2" w:rsidRDefault="00271AA2" w:rsidP="007917E3"/>
    <w:p w14:paraId="2357DA2E" w14:textId="77777777" w:rsidR="00271AA2" w:rsidRDefault="00271AA2" w:rsidP="007917E3"/>
    <w:p w14:paraId="7C59D965" w14:textId="77777777" w:rsidR="00271AA2" w:rsidRDefault="00271AA2" w:rsidP="007917E3"/>
    <w:p w14:paraId="1DF5EADC" w14:textId="77777777" w:rsidR="00271AA2" w:rsidRDefault="00271AA2" w:rsidP="007917E3"/>
    <w:p w14:paraId="7E3FB470" w14:textId="77777777" w:rsidR="00271AA2" w:rsidRDefault="00271AA2" w:rsidP="007917E3"/>
    <w:p w14:paraId="6CFA2791" w14:textId="77777777" w:rsidR="00271AA2" w:rsidRDefault="00271AA2" w:rsidP="007917E3"/>
    <w:p w14:paraId="53CCE1AE" w14:textId="77777777" w:rsidR="00271AA2" w:rsidRDefault="00271AA2" w:rsidP="007917E3"/>
    <w:p w14:paraId="75FAC1B9" w14:textId="77777777" w:rsidR="00271AA2" w:rsidRDefault="00271AA2" w:rsidP="007917E3"/>
    <w:p w14:paraId="2FE6DD87" w14:textId="77777777" w:rsidR="00271AA2" w:rsidRDefault="00271AA2" w:rsidP="007917E3"/>
    <w:p w14:paraId="46CD5FAE" w14:textId="77777777" w:rsidR="00271AA2" w:rsidRDefault="00271AA2" w:rsidP="007917E3"/>
    <w:p w14:paraId="4FDC75AB" w14:textId="77777777" w:rsidR="00271AA2" w:rsidRDefault="00271AA2" w:rsidP="007917E3"/>
    <w:p w14:paraId="579B0AB2" w14:textId="77777777" w:rsidR="00271AA2" w:rsidRDefault="00271AA2" w:rsidP="007917E3"/>
    <w:p w14:paraId="71F625E1" w14:textId="77777777" w:rsidR="00271AA2" w:rsidRDefault="00271AA2" w:rsidP="007917E3"/>
    <w:p w14:paraId="0B181311" w14:textId="77777777" w:rsidR="00271AA2" w:rsidRDefault="00271AA2" w:rsidP="007917E3"/>
    <w:p w14:paraId="35A01D10" w14:textId="77777777" w:rsidR="00271AA2" w:rsidRDefault="00271AA2" w:rsidP="007917E3"/>
    <w:p w14:paraId="5A87B6E4" w14:textId="77777777" w:rsidR="00271AA2" w:rsidRDefault="00271AA2" w:rsidP="007917E3"/>
    <w:p w14:paraId="23803EFE" w14:textId="77777777" w:rsidR="00271AA2" w:rsidRDefault="00271AA2" w:rsidP="007917E3"/>
    <w:p w14:paraId="09FD5AE9" w14:textId="108E656F" w:rsidR="005A644F" w:rsidRPr="00271AA2" w:rsidRDefault="005A644F" w:rsidP="007917E3">
      <w:pPr>
        <w:rPr>
          <w:sz w:val="32"/>
          <w:szCs w:val="32"/>
        </w:rPr>
      </w:pPr>
      <w:r w:rsidRPr="00271AA2">
        <w:rPr>
          <w:sz w:val="32"/>
          <w:szCs w:val="32"/>
        </w:rPr>
        <w:t xml:space="preserve">Directions for </w:t>
      </w:r>
      <w:ins w:id="239" w:author="Author">
        <w:r w:rsidR="008C7F9C">
          <w:rPr>
            <w:sz w:val="32"/>
            <w:szCs w:val="32"/>
          </w:rPr>
          <w:t>C</w:t>
        </w:r>
      </w:ins>
      <w:del w:id="240" w:author="Author">
        <w:r w:rsidRPr="00271AA2" w:rsidDel="008C7F9C">
          <w:rPr>
            <w:sz w:val="32"/>
            <w:szCs w:val="32"/>
          </w:rPr>
          <w:delText>c</w:delText>
        </w:r>
      </w:del>
      <w:r w:rsidRPr="00271AA2">
        <w:rPr>
          <w:sz w:val="32"/>
          <w:szCs w:val="32"/>
        </w:rPr>
        <w:t xml:space="preserve">raft 1: Bee </w:t>
      </w:r>
      <w:ins w:id="241" w:author="Author">
        <w:r w:rsidR="00644A03">
          <w:rPr>
            <w:sz w:val="32"/>
            <w:szCs w:val="32"/>
          </w:rPr>
          <w:t>V</w:t>
        </w:r>
      </w:ins>
      <w:del w:id="242" w:author="Author">
        <w:r w:rsidRPr="00271AA2" w:rsidDel="00644A03">
          <w:rPr>
            <w:sz w:val="32"/>
            <w:szCs w:val="32"/>
          </w:rPr>
          <w:delText>v</w:delText>
        </w:r>
      </w:del>
      <w:r w:rsidRPr="00271AA2">
        <w:rPr>
          <w:sz w:val="32"/>
          <w:szCs w:val="32"/>
        </w:rPr>
        <w:t>ision</w:t>
      </w:r>
    </w:p>
    <w:p w14:paraId="57955ECE" w14:textId="1BBA33E9" w:rsidR="00CB78F4" w:rsidRDefault="00CB78F4" w:rsidP="00271AA2">
      <w:pPr>
        <w:rPr>
          <w:b/>
        </w:rPr>
      </w:pPr>
      <w:r>
        <w:rPr>
          <w:b/>
        </w:rPr>
        <w:t xml:space="preserve">Supplies for 12 </w:t>
      </w:r>
      <w:ins w:id="243" w:author="Author">
        <w:r w:rsidR="008C7F9C">
          <w:rPr>
            <w:b/>
          </w:rPr>
          <w:t>Y</w:t>
        </w:r>
      </w:ins>
      <w:del w:id="244" w:author="Author">
        <w:r w:rsidDel="008C7F9C">
          <w:rPr>
            <w:b/>
          </w:rPr>
          <w:delText>y</w:delText>
        </w:r>
      </w:del>
      <w:r>
        <w:rPr>
          <w:b/>
        </w:rPr>
        <w:t>outh:</w:t>
      </w:r>
    </w:p>
    <w:p w14:paraId="1862ED97" w14:textId="77777777" w:rsidR="00CB78F4" w:rsidRPr="00CB78F4" w:rsidRDefault="00CB78F4" w:rsidP="00CB78F4">
      <w:pPr>
        <w:pStyle w:val="ListParagraph"/>
        <w:numPr>
          <w:ilvl w:val="0"/>
          <w:numId w:val="27"/>
        </w:numPr>
        <w:rPr>
          <w:b/>
        </w:rPr>
      </w:pPr>
      <w:r>
        <w:t>12 pieces of sun-sensitive paper</w:t>
      </w:r>
    </w:p>
    <w:p w14:paraId="26416AC9" w14:textId="77777777" w:rsidR="00CB78F4" w:rsidRPr="00CB78F4" w:rsidRDefault="00CB78F4" w:rsidP="00CB78F4">
      <w:pPr>
        <w:pStyle w:val="ListParagraph"/>
        <w:numPr>
          <w:ilvl w:val="0"/>
          <w:numId w:val="27"/>
        </w:numPr>
        <w:rPr>
          <w:b/>
        </w:rPr>
      </w:pPr>
      <w:r>
        <w:t>Sun block</w:t>
      </w:r>
    </w:p>
    <w:p w14:paraId="36AA6BF3" w14:textId="77777777" w:rsidR="00CB78F4" w:rsidRPr="00CB78F4" w:rsidRDefault="00CB78F4" w:rsidP="00CB78F4">
      <w:pPr>
        <w:pStyle w:val="ListParagraph"/>
        <w:numPr>
          <w:ilvl w:val="0"/>
          <w:numId w:val="27"/>
        </w:numPr>
        <w:rPr>
          <w:b/>
        </w:rPr>
      </w:pPr>
      <w:r>
        <w:t>Nature items (rocks, leaves, flowers, etc.)</w:t>
      </w:r>
    </w:p>
    <w:p w14:paraId="42FC1554" w14:textId="77777777" w:rsidR="00CB78F4" w:rsidRPr="00CB78F4" w:rsidRDefault="00CB78F4" w:rsidP="00CB78F4">
      <w:pPr>
        <w:pStyle w:val="ListParagraph"/>
        <w:numPr>
          <w:ilvl w:val="0"/>
          <w:numId w:val="27"/>
        </w:numPr>
        <w:rPr>
          <w:b/>
        </w:rPr>
      </w:pPr>
      <w:r>
        <w:t>Towels to dry</w:t>
      </w:r>
    </w:p>
    <w:p w14:paraId="5BCB1F5D" w14:textId="77777777" w:rsidR="00CB78F4" w:rsidRPr="00CB78F4" w:rsidRDefault="00CB78F4" w:rsidP="00CB78F4">
      <w:pPr>
        <w:pStyle w:val="ListParagraph"/>
        <w:numPr>
          <w:ilvl w:val="0"/>
          <w:numId w:val="27"/>
        </w:numPr>
        <w:rPr>
          <w:b/>
        </w:rPr>
      </w:pPr>
      <w:r>
        <w:t>Sink to rinse</w:t>
      </w:r>
    </w:p>
    <w:p w14:paraId="1A7F298D" w14:textId="7AB8207D" w:rsidR="00271AA2" w:rsidRPr="00271AA2" w:rsidRDefault="00271AA2" w:rsidP="00271AA2">
      <w:pPr>
        <w:rPr>
          <w:b/>
        </w:rPr>
      </w:pPr>
      <w:r w:rsidRPr="00271AA2">
        <w:rPr>
          <w:b/>
        </w:rPr>
        <w:t xml:space="preserve">To </w:t>
      </w:r>
      <w:ins w:id="245" w:author="Author">
        <w:r w:rsidR="00960BDC">
          <w:rPr>
            <w:b/>
          </w:rPr>
          <w:t>P</w:t>
        </w:r>
      </w:ins>
      <w:del w:id="246" w:author="Author">
        <w:r w:rsidRPr="00271AA2" w:rsidDel="00960BDC">
          <w:rPr>
            <w:b/>
          </w:rPr>
          <w:delText>p</w:delText>
        </w:r>
      </w:del>
      <w:r w:rsidRPr="00271AA2">
        <w:rPr>
          <w:b/>
        </w:rPr>
        <w:t>repare:</w:t>
      </w:r>
    </w:p>
    <w:p w14:paraId="1B69B5E1" w14:textId="58F60D4C" w:rsidR="00271AA2" w:rsidRDefault="005A7DA2" w:rsidP="00271AA2">
      <w:r>
        <w:t>Sun-sensitive paper</w:t>
      </w:r>
      <w:r w:rsidR="00271AA2">
        <w:t xml:space="preserve"> can be purchased online and may </w:t>
      </w:r>
      <w:r>
        <w:t xml:space="preserve">also </w:t>
      </w:r>
      <w:r w:rsidR="00271AA2">
        <w:t>be labeled as cyanotype, sun print, solar print, or sun art. Here is a link to where you can buy some from Oriental Trading Company</w:t>
      </w:r>
      <w:r>
        <w:t>:</w:t>
      </w:r>
      <w:r w:rsidR="00271AA2">
        <w:t xml:space="preserve"> </w:t>
      </w:r>
      <w:hyperlink r:id="rId20" w:history="1">
        <w:r w:rsidRPr="00A70BFA">
          <w:rPr>
            <w:rStyle w:val="Hyperlink"/>
          </w:rPr>
          <w:t>https://www.orientaltrading.com/nature-print-sun-sensitive-paper-a2-12_1669.fltr?keyword=sun+paper</w:t>
        </w:r>
      </w:hyperlink>
      <w:ins w:id="247" w:author="Author">
        <w:r w:rsidR="00FA6E3D">
          <w:rPr>
            <w:rStyle w:val="Hyperlink"/>
          </w:rPr>
          <w:t>.</w:t>
        </w:r>
      </w:ins>
      <w:r>
        <w:t xml:space="preserve"> </w:t>
      </w:r>
    </w:p>
    <w:p w14:paraId="4173404C" w14:textId="59CD6CE3" w:rsidR="00271AA2" w:rsidRDefault="00271AA2" w:rsidP="00271AA2">
      <w:r>
        <w:t>Chemicals can also be purchased and applied to paper</w:t>
      </w:r>
      <w:ins w:id="248" w:author="Author">
        <w:r w:rsidR="002F2A51">
          <w:t xml:space="preserve">. </w:t>
        </w:r>
      </w:ins>
      <w:del w:id="249" w:author="Author">
        <w:r w:rsidDel="002F2A51">
          <w:delText xml:space="preserve">, </w:delText>
        </w:r>
      </w:del>
      <w:ins w:id="250" w:author="Author">
        <w:r w:rsidR="002F2A51">
          <w:t>T</w:t>
        </w:r>
      </w:ins>
      <w:del w:id="251" w:author="Author">
        <w:r w:rsidDel="002F2A51">
          <w:delText>t</w:delText>
        </w:r>
      </w:del>
      <w:r>
        <w:t>his is not recommended unless you already have experience with the cyanotype procedure.</w:t>
      </w:r>
    </w:p>
    <w:p w14:paraId="7D7668FD" w14:textId="45888D36" w:rsidR="00271AA2" w:rsidRDefault="00271AA2" w:rsidP="00271AA2">
      <w:r>
        <w:t>Be aware this process uses chemicals that should not be consumed. If any gets on skin</w:t>
      </w:r>
      <w:ins w:id="252" w:author="Author">
        <w:r w:rsidR="005D57F3">
          <w:t>,</w:t>
        </w:r>
      </w:ins>
      <w:r>
        <w:t xml:space="preserve"> wash off immediately</w:t>
      </w:r>
      <w:ins w:id="253" w:author="Author">
        <w:r w:rsidR="005D57F3">
          <w:t>,</w:t>
        </w:r>
      </w:ins>
      <w:r>
        <w:t xml:space="preserve"> or it will stain. Be careful to not get cyanotype solution on clothing, tables, </w:t>
      </w:r>
      <w:r w:rsidR="005A7DA2">
        <w:t xml:space="preserve">or </w:t>
      </w:r>
      <w:r>
        <w:t xml:space="preserve">floors as it will stain. Do not do this activity while consuming food or snacks of any kind. Always wash hands after working with chemicals. </w:t>
      </w:r>
    </w:p>
    <w:p w14:paraId="42A6B9C1" w14:textId="0A8DE6D2" w:rsidR="00271AA2" w:rsidRDefault="00271AA2" w:rsidP="00271AA2">
      <w:r>
        <w:t>This photo paper turns blue when exposed to light, allowing students to make images by blocking light. Leaves, insects</w:t>
      </w:r>
      <w:ins w:id="254" w:author="Author">
        <w:r w:rsidR="00F746EA">
          <w:t>,</w:t>
        </w:r>
      </w:ins>
      <w:r>
        <w:t xml:space="preserve"> or other nature items are placed on top of the paper. Sunblock can be used to draw on the paper.  You may also want clear glass or plastic to cover items if you are outside to prevent items from moving in the wind.</w:t>
      </w:r>
    </w:p>
    <w:p w14:paraId="11310718" w14:textId="77777777" w:rsidR="00271AA2" w:rsidRPr="00271AA2" w:rsidRDefault="00271AA2" w:rsidP="00271AA2">
      <w:pPr>
        <w:rPr>
          <w:b/>
        </w:rPr>
      </w:pPr>
      <w:r w:rsidRPr="00271AA2">
        <w:rPr>
          <w:b/>
        </w:rPr>
        <w:t>Steps:</w:t>
      </w:r>
    </w:p>
    <w:p w14:paraId="20E9DF5D" w14:textId="77777777" w:rsidR="00271AA2" w:rsidRDefault="00271AA2" w:rsidP="00271AA2">
      <w:pPr>
        <w:pStyle w:val="ListParagraph"/>
        <w:numPr>
          <w:ilvl w:val="0"/>
          <w:numId w:val="25"/>
        </w:numPr>
      </w:pPr>
      <w:r>
        <w:t>In an area without direct sunlight, lay the objects flat in direct contact with the surface of the paper and apply sunblock as desired.</w:t>
      </w:r>
    </w:p>
    <w:p w14:paraId="472ABCBD" w14:textId="77777777" w:rsidR="00271AA2" w:rsidRDefault="00271AA2" w:rsidP="00271AA2">
      <w:pPr>
        <w:pStyle w:val="ListParagraph"/>
        <w:numPr>
          <w:ilvl w:val="0"/>
          <w:numId w:val="25"/>
        </w:numPr>
      </w:pPr>
      <w:r>
        <w:t>Cover objects with a piece of glass or clear plastic to ensure your objects stay in place in the wind if exposing outside.</w:t>
      </w:r>
    </w:p>
    <w:p w14:paraId="4D978337" w14:textId="39C561DE" w:rsidR="00271AA2" w:rsidRDefault="00271AA2" w:rsidP="00271AA2">
      <w:pPr>
        <w:pStyle w:val="ListParagraph"/>
        <w:numPr>
          <w:ilvl w:val="0"/>
          <w:numId w:val="25"/>
        </w:numPr>
      </w:pPr>
      <w:r>
        <w:t>Find a sunny space to expose your cyanotypes</w:t>
      </w:r>
      <w:ins w:id="255" w:author="Author">
        <w:r w:rsidR="00F746EA">
          <w:t>,</w:t>
        </w:r>
      </w:ins>
      <w:r>
        <w:t xml:space="preserve"> mak</w:t>
      </w:r>
      <w:ins w:id="256" w:author="Author">
        <w:r w:rsidR="00F746EA">
          <w:t>ing</w:t>
        </w:r>
      </w:ins>
      <w:del w:id="257" w:author="Author">
        <w:r w:rsidDel="00F746EA">
          <w:delText>e</w:delText>
        </w:r>
      </w:del>
      <w:r>
        <w:t xml:space="preserve"> sure not to accidently shade during exposure.</w:t>
      </w:r>
    </w:p>
    <w:p w14:paraId="4891A5AE" w14:textId="2F75DFDE" w:rsidR="00271AA2" w:rsidRDefault="00271AA2" w:rsidP="00271AA2">
      <w:pPr>
        <w:pStyle w:val="ListParagraph"/>
        <w:numPr>
          <w:ilvl w:val="0"/>
          <w:numId w:val="25"/>
        </w:numPr>
      </w:pPr>
      <w:r>
        <w:t>While the papers sit, discuss how butterflies can see using UV light</w:t>
      </w:r>
      <w:del w:id="258" w:author="Author">
        <w:r w:rsidDel="007143DD">
          <w:delText>,</w:delText>
        </w:r>
      </w:del>
      <w:r>
        <w:t xml:space="preserve"> which is the same wavelength of light that causes the paper to turn color. Here are a couple of articles that explain butterfly vision: </w:t>
      </w:r>
      <w:hyperlink r:id="rId21" w:history="1">
        <w:r w:rsidRPr="00A70BFA">
          <w:rPr>
            <w:rStyle w:val="Hyperlink"/>
          </w:rPr>
          <w:t>http://homeguides.sfgate.com/flower-colors-butterflies-like-pollinate-60735.htm</w:t>
        </w:r>
      </w:hyperlink>
      <w:ins w:id="259" w:author="Author">
        <w:r w:rsidR="007143DD">
          <w:rPr>
            <w:rStyle w:val="Hyperlink"/>
          </w:rPr>
          <w:t>l</w:t>
        </w:r>
      </w:ins>
      <w:r>
        <w:t xml:space="preserve"> </w:t>
      </w:r>
      <w:del w:id="260" w:author="Author">
        <w:r w:rsidDel="007143DD">
          <w:delText xml:space="preserve">l </w:delText>
        </w:r>
      </w:del>
      <w:r>
        <w:t xml:space="preserve">and </w:t>
      </w:r>
      <w:hyperlink r:id="rId22" w:history="1">
        <w:r w:rsidRPr="00A70BFA">
          <w:rPr>
            <w:rStyle w:val="Hyperlink"/>
          </w:rPr>
          <w:t>http://www.webexhibits.org/causesofcolor/17C.html</w:t>
        </w:r>
      </w:hyperlink>
      <w:r>
        <w:t>.  Use the photo of flowers in visible and UV light (next page) to help explain.</w:t>
      </w:r>
    </w:p>
    <w:p w14:paraId="168DCFBE" w14:textId="77777777" w:rsidR="00271AA2" w:rsidRDefault="00271AA2" w:rsidP="00271AA2">
      <w:pPr>
        <w:pStyle w:val="ListParagraph"/>
        <w:numPr>
          <w:ilvl w:val="0"/>
          <w:numId w:val="25"/>
        </w:numPr>
      </w:pPr>
      <w:r>
        <w:t>After waiting about 10 minutes, remove items and use paper towels to wipe off sunblock. Bring the photograms back to a sink.</w:t>
      </w:r>
    </w:p>
    <w:p w14:paraId="59676318" w14:textId="45321CCA" w:rsidR="00271AA2" w:rsidRDefault="00271AA2" w:rsidP="00271AA2">
      <w:pPr>
        <w:pStyle w:val="ListParagraph"/>
        <w:numPr>
          <w:ilvl w:val="0"/>
          <w:numId w:val="25"/>
        </w:numPr>
      </w:pPr>
      <w:r>
        <w:t>Rinse the paper in room</w:t>
      </w:r>
      <w:ins w:id="261" w:author="Author">
        <w:r w:rsidR="000103BE">
          <w:t>-</w:t>
        </w:r>
      </w:ins>
      <w:del w:id="262" w:author="Author">
        <w:r w:rsidDel="000103BE">
          <w:delText xml:space="preserve"> </w:delText>
        </w:r>
      </w:del>
      <w:r>
        <w:t>temperature water until the water runs clear (1</w:t>
      </w:r>
      <w:ins w:id="263" w:author="Author">
        <w:r w:rsidR="000103BE">
          <w:t>–</w:t>
        </w:r>
      </w:ins>
      <w:del w:id="264" w:author="Author">
        <w:r w:rsidDel="000103BE">
          <w:delText>-</w:delText>
        </w:r>
      </w:del>
      <w:r>
        <w:t>2 minutes). All the yellow</w:t>
      </w:r>
      <w:ins w:id="265" w:author="Author">
        <w:r w:rsidR="000103BE">
          <w:t>-</w:t>
        </w:r>
      </w:ins>
      <w:del w:id="266" w:author="Author">
        <w:r w:rsidDel="000103BE">
          <w:delText xml:space="preserve"> </w:delText>
        </w:r>
      </w:del>
      <w:r>
        <w:t>green color should wash out</w:t>
      </w:r>
      <w:ins w:id="267" w:author="Author">
        <w:r w:rsidR="000103BE">
          <w:t>,</w:t>
        </w:r>
      </w:ins>
      <w:r>
        <w:t xml:space="preserve"> leaving only blue and white. Be careful to not tear the paper while rinsing.</w:t>
      </w:r>
    </w:p>
    <w:p w14:paraId="6E517CF6" w14:textId="6B1007F9" w:rsidR="00271AA2" w:rsidRDefault="00271AA2" w:rsidP="00271AA2">
      <w:pPr>
        <w:pStyle w:val="ListParagraph"/>
        <w:numPr>
          <w:ilvl w:val="0"/>
          <w:numId w:val="25"/>
        </w:numPr>
      </w:pPr>
      <w:r>
        <w:t>Let the project dry. It works best to place the paper on a paper towel</w:t>
      </w:r>
      <w:ins w:id="268" w:author="Author">
        <w:r w:rsidR="00617544">
          <w:t>,</w:t>
        </w:r>
      </w:ins>
      <w:r>
        <w:t xml:space="preserve"> and then place a second paper towel on top and blot the photograph to soak up most of the residual water. Then the project can be hung or laid flat to dry. And</w:t>
      </w:r>
      <w:del w:id="269" w:author="Author">
        <w:r w:rsidDel="00617544">
          <w:delText>…</w:delText>
        </w:r>
      </w:del>
      <w:r>
        <w:t xml:space="preserve"> </w:t>
      </w:r>
      <w:ins w:id="270" w:author="Author">
        <w:r w:rsidR="00617544">
          <w:t>v</w:t>
        </w:r>
      </w:ins>
      <w:del w:id="271" w:author="Author">
        <w:r w:rsidDel="00617544">
          <w:delText>V</w:delText>
        </w:r>
      </w:del>
      <w:r>
        <w:t>oila! You now have a unique masterpiece. If paper curls</w:t>
      </w:r>
      <w:ins w:id="272" w:author="Author">
        <w:r w:rsidR="00617544">
          <w:t>,</w:t>
        </w:r>
      </w:ins>
      <w:r>
        <w:t xml:space="preserve"> you may press the cyanotypes with books or a heat press.</w:t>
      </w:r>
    </w:p>
    <w:p w14:paraId="4733E320" w14:textId="77777777" w:rsidR="00271AA2" w:rsidRDefault="00271AA2" w:rsidP="00271AA2">
      <w:pPr>
        <w:pStyle w:val="ListParagraph"/>
        <w:numPr>
          <w:ilvl w:val="0"/>
          <w:numId w:val="25"/>
        </w:numPr>
      </w:pPr>
      <w:r>
        <w:t>Wash hands!</w:t>
      </w:r>
    </w:p>
    <w:p w14:paraId="2C9D22E9" w14:textId="77777777" w:rsidR="00271AA2" w:rsidRDefault="00271AA2" w:rsidP="00271AA2"/>
    <w:p w14:paraId="235107C8" w14:textId="77777777" w:rsidR="00271AA2" w:rsidRDefault="00271AA2" w:rsidP="00271AA2"/>
    <w:p w14:paraId="76A453E7" w14:textId="77777777" w:rsidR="00271AA2" w:rsidRDefault="00271AA2" w:rsidP="00271AA2"/>
    <w:p w14:paraId="1933B35D" w14:textId="77777777" w:rsidR="00271AA2" w:rsidRDefault="00271AA2" w:rsidP="00271AA2">
      <w:r>
        <w:t>Photo of flowers as seen with visible light (top) and UV light (bottom)</w:t>
      </w:r>
    </w:p>
    <w:p w14:paraId="6F74C6BB" w14:textId="77777777" w:rsidR="00271AA2" w:rsidRDefault="00271AA2" w:rsidP="00271AA2">
      <w:r>
        <w:t>By Dave Kennard (Own work) [CC BY-SA 3.0 (https://creativecommons.org/licenses/by-sa/3.0)], via Wikimedia Commons</w:t>
      </w:r>
    </w:p>
    <w:p w14:paraId="6DF8ECDE" w14:textId="77777777" w:rsidR="00271AA2" w:rsidRDefault="00271AA2" w:rsidP="00271AA2">
      <w:r>
        <w:t xml:space="preserve"> </w:t>
      </w:r>
      <w:r w:rsidR="005A7DA2">
        <w:rPr>
          <w:noProof/>
        </w:rPr>
        <w:drawing>
          <wp:inline distT="0" distB="0" distL="0" distR="0" wp14:anchorId="366E606A" wp14:editId="43759B73">
            <wp:extent cx="5365115" cy="71088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5115" cy="7108825"/>
                    </a:xfrm>
                    <a:prstGeom prst="rect">
                      <a:avLst/>
                    </a:prstGeom>
                    <a:noFill/>
                  </pic:spPr>
                </pic:pic>
              </a:graphicData>
            </a:graphic>
          </wp:inline>
        </w:drawing>
      </w:r>
    </w:p>
    <w:p w14:paraId="01A3E116" w14:textId="77777777" w:rsidR="00271AA2" w:rsidRDefault="00271AA2" w:rsidP="00271AA2"/>
    <w:p w14:paraId="06FEB3C8" w14:textId="77777777" w:rsidR="00271AA2" w:rsidRDefault="00271AA2" w:rsidP="00271AA2">
      <w:r>
        <w:t xml:space="preserve"> </w:t>
      </w:r>
    </w:p>
    <w:p w14:paraId="7443A844" w14:textId="77777777" w:rsidR="00271AA2" w:rsidRDefault="00271AA2" w:rsidP="00271AA2"/>
    <w:p w14:paraId="629B2F46" w14:textId="77777777" w:rsidR="00271AA2" w:rsidRDefault="00271AA2" w:rsidP="00271AA2"/>
    <w:p w14:paraId="76718EAE" w14:textId="77777777" w:rsidR="00271AA2" w:rsidRDefault="00271AA2" w:rsidP="00271AA2"/>
    <w:p w14:paraId="7D7BABE2" w14:textId="77777777" w:rsidR="00271AA2" w:rsidRDefault="00271AA2" w:rsidP="007917E3"/>
    <w:p w14:paraId="0C7DF4EA" w14:textId="5A231FF8" w:rsidR="005A644F" w:rsidRDefault="005A644F" w:rsidP="007917E3">
      <w:pPr>
        <w:rPr>
          <w:sz w:val="32"/>
          <w:szCs w:val="32"/>
        </w:rPr>
      </w:pPr>
      <w:r w:rsidRPr="005A7DA2">
        <w:rPr>
          <w:sz w:val="32"/>
          <w:szCs w:val="32"/>
        </w:rPr>
        <w:t xml:space="preserve">Directions for </w:t>
      </w:r>
      <w:ins w:id="273" w:author="Author">
        <w:r w:rsidR="008C7F9C">
          <w:rPr>
            <w:sz w:val="32"/>
            <w:szCs w:val="32"/>
          </w:rPr>
          <w:t>C</w:t>
        </w:r>
      </w:ins>
      <w:del w:id="274" w:author="Author">
        <w:r w:rsidRPr="005A7DA2" w:rsidDel="008C7F9C">
          <w:rPr>
            <w:sz w:val="32"/>
            <w:szCs w:val="32"/>
          </w:rPr>
          <w:delText>c</w:delText>
        </w:r>
      </w:del>
      <w:r w:rsidRPr="005A7DA2">
        <w:rPr>
          <w:sz w:val="32"/>
          <w:szCs w:val="32"/>
        </w:rPr>
        <w:t xml:space="preserve">raft 2: Bee </w:t>
      </w:r>
      <w:ins w:id="275" w:author="Author">
        <w:r w:rsidR="008C7F9C">
          <w:rPr>
            <w:sz w:val="32"/>
            <w:szCs w:val="32"/>
          </w:rPr>
          <w:t>A</w:t>
        </w:r>
      </w:ins>
      <w:del w:id="276" w:author="Author">
        <w:r w:rsidRPr="005A7DA2" w:rsidDel="008C7F9C">
          <w:rPr>
            <w:sz w:val="32"/>
            <w:szCs w:val="32"/>
          </w:rPr>
          <w:delText>a</w:delText>
        </w:r>
      </w:del>
      <w:r w:rsidRPr="005A7DA2">
        <w:rPr>
          <w:sz w:val="32"/>
          <w:szCs w:val="32"/>
        </w:rPr>
        <w:t>natomy</w:t>
      </w:r>
    </w:p>
    <w:p w14:paraId="57297991" w14:textId="6314457A" w:rsidR="00CB78F4" w:rsidRPr="00CB78F4" w:rsidRDefault="00CB78F4" w:rsidP="007917E3">
      <w:pPr>
        <w:rPr>
          <w:b/>
        </w:rPr>
      </w:pPr>
      <w:r w:rsidRPr="00CB78F4">
        <w:rPr>
          <w:b/>
        </w:rPr>
        <w:t>Supplies</w:t>
      </w:r>
      <w:r>
        <w:rPr>
          <w:b/>
        </w:rPr>
        <w:t xml:space="preserve"> for 12 </w:t>
      </w:r>
      <w:ins w:id="277" w:author="Author">
        <w:r w:rsidR="008C7F9C">
          <w:rPr>
            <w:b/>
          </w:rPr>
          <w:t>Y</w:t>
        </w:r>
      </w:ins>
      <w:del w:id="278" w:author="Author">
        <w:r w:rsidDel="008C7F9C">
          <w:rPr>
            <w:b/>
          </w:rPr>
          <w:delText>y</w:delText>
        </w:r>
      </w:del>
      <w:r>
        <w:rPr>
          <w:b/>
        </w:rPr>
        <w:t>outh</w:t>
      </w:r>
    </w:p>
    <w:p w14:paraId="6D29913B" w14:textId="77777777" w:rsidR="00CB78F4" w:rsidRPr="00CB78F4" w:rsidRDefault="00CB78F4" w:rsidP="00CB78F4">
      <w:pPr>
        <w:numPr>
          <w:ilvl w:val="0"/>
          <w:numId w:val="7"/>
        </w:numPr>
        <w:ind w:left="342" w:hanging="342"/>
        <w:contextualSpacing/>
      </w:pPr>
      <w:r w:rsidRPr="00CB78F4">
        <w:t>3 egg cartons (paper is best)</w:t>
      </w:r>
    </w:p>
    <w:p w14:paraId="6EB5714D" w14:textId="4C2ECE5E" w:rsidR="00CB78F4" w:rsidRPr="00CB78F4" w:rsidRDefault="00CB78F4" w:rsidP="00CB78F4">
      <w:pPr>
        <w:numPr>
          <w:ilvl w:val="0"/>
          <w:numId w:val="7"/>
        </w:numPr>
        <w:ind w:left="342" w:hanging="342"/>
        <w:contextualSpacing/>
      </w:pPr>
      <w:r w:rsidRPr="00CB78F4">
        <w:t>Green, yellow, orange</w:t>
      </w:r>
      <w:ins w:id="279" w:author="Author">
        <w:r w:rsidR="00C67867">
          <w:t>,</w:t>
        </w:r>
      </w:ins>
      <w:r w:rsidRPr="00CB78F4">
        <w:t xml:space="preserve"> and back markers</w:t>
      </w:r>
    </w:p>
    <w:p w14:paraId="41C89454" w14:textId="3AAFCB3C" w:rsidR="00CB78F4" w:rsidRPr="00CB78F4" w:rsidRDefault="00CB78F4" w:rsidP="00CB78F4">
      <w:pPr>
        <w:numPr>
          <w:ilvl w:val="0"/>
          <w:numId w:val="7"/>
        </w:numPr>
        <w:ind w:left="342" w:hanging="342"/>
        <w:contextualSpacing/>
      </w:pPr>
      <w:r w:rsidRPr="00CB78F4">
        <w:t>30 black pipe</w:t>
      </w:r>
      <w:ins w:id="280" w:author="Author">
        <w:r w:rsidR="00C67867">
          <w:t xml:space="preserve"> </w:t>
        </w:r>
      </w:ins>
      <w:del w:id="281" w:author="Author">
        <w:r w:rsidRPr="00CB78F4" w:rsidDel="00C67867">
          <w:delText>-</w:delText>
        </w:r>
      </w:del>
      <w:r w:rsidRPr="00CB78F4">
        <w:t>cleaners</w:t>
      </w:r>
    </w:p>
    <w:p w14:paraId="46EF3002" w14:textId="77777777" w:rsidR="00CB78F4" w:rsidRPr="00CB78F4" w:rsidRDefault="00CB78F4" w:rsidP="00CB78F4">
      <w:pPr>
        <w:numPr>
          <w:ilvl w:val="0"/>
          <w:numId w:val="7"/>
        </w:numPr>
        <w:ind w:left="342" w:hanging="342"/>
        <w:contextualSpacing/>
      </w:pPr>
      <w:r w:rsidRPr="00CB78F4">
        <w:t>20 yellow pipe cleaners</w:t>
      </w:r>
    </w:p>
    <w:p w14:paraId="6111A03B" w14:textId="77777777" w:rsidR="00CB78F4" w:rsidRPr="00CB78F4" w:rsidRDefault="00CB78F4" w:rsidP="00CB78F4">
      <w:pPr>
        <w:numPr>
          <w:ilvl w:val="0"/>
          <w:numId w:val="7"/>
        </w:numPr>
        <w:ind w:left="342" w:hanging="342"/>
        <w:contextualSpacing/>
      </w:pPr>
      <w:r w:rsidRPr="00CB78F4">
        <w:t>24 googly eyes</w:t>
      </w:r>
    </w:p>
    <w:p w14:paraId="7C3CD9A9" w14:textId="77777777" w:rsidR="00CB78F4" w:rsidRPr="00CB78F4" w:rsidRDefault="00CB78F4" w:rsidP="00CB78F4">
      <w:pPr>
        <w:numPr>
          <w:ilvl w:val="0"/>
          <w:numId w:val="7"/>
        </w:numPr>
        <w:ind w:left="342" w:hanging="342"/>
        <w:contextualSpacing/>
      </w:pPr>
      <w:r w:rsidRPr="00CB78F4">
        <w:t>Wax paper</w:t>
      </w:r>
    </w:p>
    <w:p w14:paraId="45772D9E" w14:textId="77777777" w:rsidR="00CB78F4" w:rsidRDefault="00CB78F4" w:rsidP="00CB78F4">
      <w:pPr>
        <w:numPr>
          <w:ilvl w:val="0"/>
          <w:numId w:val="7"/>
        </w:numPr>
        <w:ind w:left="342" w:hanging="342"/>
        <w:contextualSpacing/>
      </w:pPr>
      <w:r w:rsidRPr="00CB78F4">
        <w:t>Scissors</w:t>
      </w:r>
    </w:p>
    <w:p w14:paraId="081DDEBE" w14:textId="77777777" w:rsidR="00CB78F4" w:rsidRDefault="00CB78F4" w:rsidP="00CB78F4">
      <w:pPr>
        <w:numPr>
          <w:ilvl w:val="0"/>
          <w:numId w:val="7"/>
        </w:numPr>
        <w:ind w:left="342" w:hanging="342"/>
        <w:contextualSpacing/>
      </w:pPr>
      <w:r w:rsidRPr="00CB78F4">
        <w:t>Glue</w:t>
      </w:r>
    </w:p>
    <w:p w14:paraId="7CF6D86A" w14:textId="77777777" w:rsidR="00CB78F4" w:rsidRDefault="00CB78F4" w:rsidP="00CB78F4">
      <w:pPr>
        <w:contextualSpacing/>
      </w:pPr>
    </w:p>
    <w:p w14:paraId="24D95FF5" w14:textId="77777777" w:rsidR="00CB78F4" w:rsidRPr="00CB78F4" w:rsidRDefault="00CB78F4" w:rsidP="00CB78F4">
      <w:pPr>
        <w:contextualSpacing/>
        <w:rPr>
          <w:b/>
        </w:rPr>
      </w:pPr>
      <w:r w:rsidRPr="00CB78F4">
        <w:rPr>
          <w:b/>
        </w:rPr>
        <w:t>Directions</w:t>
      </w:r>
    </w:p>
    <w:p w14:paraId="424300D0" w14:textId="5721ADB9" w:rsidR="005A7DA2" w:rsidRDefault="007917E3" w:rsidP="005A7DA2">
      <w:pPr>
        <w:pStyle w:val="ListParagraph"/>
        <w:numPr>
          <w:ilvl w:val="0"/>
          <w:numId w:val="26"/>
        </w:numPr>
      </w:pPr>
      <w:r>
        <w:t>Ahead of time, cut egg cartons so y</w:t>
      </w:r>
      <w:r w:rsidR="005A7DA2">
        <w:t>ou have twelve pieces of three and cut 12 pieces of wax paper. You may wish to show them a diagram o</w:t>
      </w:r>
      <w:r w:rsidR="00491F36">
        <w:t>f a bee body like the one below</w:t>
      </w:r>
      <w:del w:id="282" w:author="Author">
        <w:r w:rsidR="00491F36" w:rsidDel="00FA6E3D">
          <w:delText>.</w:delText>
        </w:r>
      </w:del>
      <w:r w:rsidR="00491F36">
        <w:t xml:space="preserve"> (</w:t>
      </w:r>
      <w:ins w:id="283" w:author="Author">
        <w:r w:rsidR="00FA6E3D">
          <w:t>a</w:t>
        </w:r>
        <w:del w:id="284" w:author="Author">
          <w:r w:rsidR="00383BB3" w:rsidDel="00FA6E3D">
            <w:delText>A</w:delText>
          </w:r>
        </w:del>
      </w:ins>
      <w:del w:id="285" w:author="Author">
        <w:r w:rsidR="00491F36" w:rsidDel="00383BB3">
          <w:delText>a</w:delText>
        </w:r>
      </w:del>
      <w:r w:rsidR="00491F36">
        <w:t>ll legs are attached at the thorax, a little difficult to tell from the diagram</w:t>
      </w:r>
      <w:bookmarkStart w:id="286" w:name="_GoBack"/>
      <w:bookmarkEnd w:id="286"/>
      <w:ins w:id="287" w:author="Author">
        <w:del w:id="288" w:author="Author">
          <w:r w:rsidR="00383BB3" w:rsidDel="00FA6E3D">
            <w:delText>.</w:delText>
          </w:r>
        </w:del>
      </w:ins>
      <w:r w:rsidR="00491F36">
        <w:t>)</w:t>
      </w:r>
      <w:ins w:id="289" w:author="Author">
        <w:r w:rsidR="00FA6E3D">
          <w:t>.</w:t>
        </w:r>
      </w:ins>
    </w:p>
    <w:p w14:paraId="1F82F7FE" w14:textId="77777777" w:rsidR="005A7DA2" w:rsidRDefault="007917E3" w:rsidP="005A7DA2">
      <w:pPr>
        <w:pStyle w:val="ListParagraph"/>
        <w:numPr>
          <w:ilvl w:val="0"/>
          <w:numId w:val="26"/>
        </w:numPr>
      </w:pPr>
      <w:r>
        <w:t>Give each youth a piece of egg carton</w:t>
      </w:r>
      <w:r w:rsidR="005A7DA2">
        <w:t>, a piece of wax paper, some markers,</w:t>
      </w:r>
      <w:r>
        <w:t xml:space="preserve"> and tell them to choose one of the bees they have learned about. </w:t>
      </w:r>
    </w:p>
    <w:p w14:paraId="7E70893C" w14:textId="77777777" w:rsidR="005A7DA2" w:rsidRDefault="007917E3" w:rsidP="005A7DA2">
      <w:pPr>
        <w:pStyle w:val="ListParagraph"/>
        <w:numPr>
          <w:ilvl w:val="0"/>
          <w:numId w:val="26"/>
        </w:numPr>
      </w:pPr>
      <w:r>
        <w:t xml:space="preserve">Have them color the egg carton to look like the body of that bee. Tell them to make one section the head, the middle section the thorax, and the third section the abdomen. </w:t>
      </w:r>
    </w:p>
    <w:p w14:paraId="3E4DCB51" w14:textId="77777777" w:rsidR="005A7DA2" w:rsidRDefault="007917E3" w:rsidP="005A7DA2">
      <w:pPr>
        <w:pStyle w:val="ListParagraph"/>
        <w:numPr>
          <w:ilvl w:val="0"/>
          <w:numId w:val="26"/>
        </w:numPr>
      </w:pPr>
      <w:r>
        <w:t xml:space="preserve">They can glue eyes and pipe cleaners for antennae on the head. </w:t>
      </w:r>
    </w:p>
    <w:p w14:paraId="497DBA77" w14:textId="12620087" w:rsidR="005A7DA2" w:rsidRDefault="007917E3" w:rsidP="005A7DA2">
      <w:pPr>
        <w:pStyle w:val="ListParagraph"/>
        <w:numPr>
          <w:ilvl w:val="0"/>
          <w:numId w:val="26"/>
        </w:numPr>
      </w:pPr>
      <w:r>
        <w:t>They can cut wings out of wax paper</w:t>
      </w:r>
      <w:ins w:id="290" w:author="Author">
        <w:r w:rsidR="007160F2">
          <w:t>:</w:t>
        </w:r>
      </w:ins>
      <w:del w:id="291" w:author="Author">
        <w:r w:rsidDel="007160F2">
          <w:delText>,</w:delText>
        </w:r>
      </w:del>
      <w:r>
        <w:t xml:space="preserve"> a bee has </w:t>
      </w:r>
      <w:ins w:id="292" w:author="Author">
        <w:r w:rsidR="007160F2">
          <w:t>four</w:t>
        </w:r>
      </w:ins>
      <w:del w:id="293" w:author="Author">
        <w:r w:rsidDel="007160F2">
          <w:delText>4</w:delText>
        </w:r>
      </w:del>
      <w:r>
        <w:t xml:space="preserve"> wings, two on each side. </w:t>
      </w:r>
    </w:p>
    <w:p w14:paraId="7767517A" w14:textId="23063C1B" w:rsidR="005A7DA2" w:rsidRDefault="007917E3" w:rsidP="005A7DA2">
      <w:pPr>
        <w:pStyle w:val="ListParagraph"/>
        <w:numPr>
          <w:ilvl w:val="0"/>
          <w:numId w:val="26"/>
        </w:numPr>
      </w:pPr>
      <w:r>
        <w:t xml:space="preserve">A bee has </w:t>
      </w:r>
      <w:ins w:id="294" w:author="Author">
        <w:r w:rsidR="007160F2">
          <w:t>six</w:t>
        </w:r>
      </w:ins>
      <w:del w:id="295" w:author="Author">
        <w:r w:rsidDel="007160F2">
          <w:delText>6</w:delText>
        </w:r>
      </w:del>
      <w:r>
        <w:t xml:space="preserve"> legs. Have youth choose the right color of pipe cleaner and cut some legs. </w:t>
      </w:r>
    </w:p>
    <w:p w14:paraId="51ADA4E3" w14:textId="5C17E2E0" w:rsidR="005A7DA2" w:rsidRDefault="007917E3" w:rsidP="005A7DA2">
      <w:pPr>
        <w:pStyle w:val="ListParagraph"/>
        <w:numPr>
          <w:ilvl w:val="0"/>
          <w:numId w:val="26"/>
        </w:numPr>
      </w:pPr>
      <w:r>
        <w:t>Wings and legs can be glued on to the middle section</w:t>
      </w:r>
      <w:ins w:id="296" w:author="Author">
        <w:r w:rsidR="00784E7D">
          <w:t xml:space="preserve">, </w:t>
        </w:r>
      </w:ins>
      <w:del w:id="297" w:author="Author">
        <w:r w:rsidDel="00784E7D">
          <w:delText xml:space="preserve"> (</w:delText>
        </w:r>
      </w:del>
      <w:r>
        <w:t>the thorax</w:t>
      </w:r>
      <w:del w:id="298" w:author="Author">
        <w:r w:rsidDel="00784E7D">
          <w:delText>)</w:delText>
        </w:r>
      </w:del>
      <w:r>
        <w:t xml:space="preserve">. </w:t>
      </w:r>
    </w:p>
    <w:p w14:paraId="0D9B8424" w14:textId="77777777" w:rsidR="005A7DA2" w:rsidRDefault="007917E3" w:rsidP="005A7DA2">
      <w:pPr>
        <w:pStyle w:val="ListParagraph"/>
        <w:numPr>
          <w:ilvl w:val="0"/>
          <w:numId w:val="26"/>
        </w:numPr>
      </w:pPr>
      <w:r>
        <w:t>They now have a model of a bee with all the right parts.</w:t>
      </w:r>
    </w:p>
    <w:p w14:paraId="22290D3B" w14:textId="77777777" w:rsidR="00491F36" w:rsidRDefault="00491F36" w:rsidP="00491F36"/>
    <w:p w14:paraId="1BED5419" w14:textId="77777777" w:rsidR="00491F36" w:rsidRDefault="00491F36" w:rsidP="00491F36">
      <w:r>
        <w:rPr>
          <w:noProof/>
        </w:rPr>
        <w:lastRenderedPageBreak/>
        <w:drawing>
          <wp:inline distT="0" distB="0" distL="0" distR="0" wp14:anchorId="11D9558F" wp14:editId="59B40D10">
            <wp:extent cx="4762500" cy="3333750"/>
            <wp:effectExtent l="0" t="0" r="0" b="0"/>
            <wp:docPr id="2" name="Picture 2" descr="Image result for bee body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ee body par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14:paraId="7ABFF761" w14:textId="7059BF06" w:rsidR="005A644F" w:rsidRDefault="005A644F" w:rsidP="005A644F">
      <w:pPr>
        <w:rPr>
          <w:sz w:val="32"/>
          <w:szCs w:val="32"/>
        </w:rPr>
      </w:pPr>
      <w:r w:rsidRPr="00491F36">
        <w:rPr>
          <w:sz w:val="32"/>
          <w:szCs w:val="32"/>
        </w:rPr>
        <w:t xml:space="preserve">Directions for </w:t>
      </w:r>
      <w:ins w:id="299" w:author="Author">
        <w:r w:rsidR="00784E7D">
          <w:rPr>
            <w:sz w:val="32"/>
            <w:szCs w:val="32"/>
          </w:rPr>
          <w:t>C</w:t>
        </w:r>
      </w:ins>
      <w:del w:id="300" w:author="Author">
        <w:r w:rsidRPr="00491F36" w:rsidDel="00784E7D">
          <w:rPr>
            <w:sz w:val="32"/>
            <w:szCs w:val="32"/>
          </w:rPr>
          <w:delText>c</w:delText>
        </w:r>
      </w:del>
      <w:r w:rsidRPr="00491F36">
        <w:rPr>
          <w:sz w:val="32"/>
          <w:szCs w:val="32"/>
        </w:rPr>
        <w:t xml:space="preserve">raft 3: Bee </w:t>
      </w:r>
      <w:ins w:id="301" w:author="Author">
        <w:r w:rsidR="00784E7D">
          <w:rPr>
            <w:sz w:val="32"/>
            <w:szCs w:val="32"/>
          </w:rPr>
          <w:t>O</w:t>
        </w:r>
      </w:ins>
      <w:del w:id="302" w:author="Author">
        <w:r w:rsidRPr="00491F36" w:rsidDel="00784E7D">
          <w:rPr>
            <w:sz w:val="32"/>
            <w:szCs w:val="32"/>
          </w:rPr>
          <w:delText>o</w:delText>
        </w:r>
      </w:del>
      <w:r w:rsidRPr="00491F36">
        <w:rPr>
          <w:sz w:val="32"/>
          <w:szCs w:val="32"/>
        </w:rPr>
        <w:t>rigami</w:t>
      </w:r>
    </w:p>
    <w:p w14:paraId="31823C33" w14:textId="3E024BA1" w:rsidR="00CB78F4" w:rsidRPr="00CB78F4" w:rsidRDefault="00CB78F4" w:rsidP="005A644F">
      <w:pPr>
        <w:rPr>
          <w:b/>
        </w:rPr>
      </w:pPr>
      <w:r w:rsidRPr="00CB78F4">
        <w:rPr>
          <w:b/>
        </w:rPr>
        <w:t xml:space="preserve">Supplies for 12 </w:t>
      </w:r>
      <w:ins w:id="303" w:author="Author">
        <w:r w:rsidR="00784E7D">
          <w:rPr>
            <w:b/>
          </w:rPr>
          <w:t>Y</w:t>
        </w:r>
      </w:ins>
      <w:del w:id="304" w:author="Author">
        <w:r w:rsidRPr="00CB78F4" w:rsidDel="00784E7D">
          <w:rPr>
            <w:b/>
          </w:rPr>
          <w:delText>y</w:delText>
        </w:r>
      </w:del>
      <w:r w:rsidRPr="00CB78F4">
        <w:rPr>
          <w:b/>
        </w:rPr>
        <w:t xml:space="preserve">outh: </w:t>
      </w:r>
    </w:p>
    <w:p w14:paraId="6C4C4305" w14:textId="77777777" w:rsidR="00CB78F4" w:rsidRDefault="00CB78F4" w:rsidP="005A644F">
      <w:r>
        <w:t>6 pieces of origami paper</w:t>
      </w:r>
    </w:p>
    <w:p w14:paraId="44B4167F" w14:textId="77777777" w:rsidR="00CB78F4" w:rsidRPr="00CB78F4" w:rsidRDefault="00CB78F4" w:rsidP="005A644F">
      <w:pPr>
        <w:rPr>
          <w:b/>
        </w:rPr>
      </w:pPr>
      <w:r w:rsidRPr="00CB78F4">
        <w:rPr>
          <w:b/>
        </w:rPr>
        <w:t>Directions:</w:t>
      </w:r>
    </w:p>
    <w:p w14:paraId="4BCFCD65" w14:textId="77777777" w:rsidR="00491F36" w:rsidRDefault="00491F36" w:rsidP="005A644F">
      <w:r>
        <w:t xml:space="preserve">Have youth follow the directions from this website: </w:t>
      </w:r>
      <w:hyperlink r:id="rId25" w:history="1">
        <w:r w:rsidRPr="00A70BFA">
          <w:rPr>
            <w:rStyle w:val="Hyperlink"/>
          </w:rPr>
          <w:t>https://www.origami-resource-center.com/easy-origami-bee.html</w:t>
        </w:r>
      </w:hyperlink>
    </w:p>
    <w:p w14:paraId="7E076B90" w14:textId="77777777" w:rsidR="00491F36" w:rsidRDefault="00491F36" w:rsidP="005A644F">
      <w:r>
        <w:t xml:space="preserve">You may want to print copies of the directions for the youth to use and/or make a model to show what they should look like. </w:t>
      </w:r>
    </w:p>
    <w:p w14:paraId="7DB66546" w14:textId="41FB9BC7" w:rsidR="00491F36" w:rsidRPr="00491F36" w:rsidRDefault="00491F36" w:rsidP="005A644F">
      <w:r>
        <w:t>You may want to cut the origami paper in half</w:t>
      </w:r>
      <w:ins w:id="305" w:author="Author">
        <w:r w:rsidR="00F21CB2">
          <w:t xml:space="preserve">, </w:t>
        </w:r>
      </w:ins>
      <w:del w:id="306" w:author="Author">
        <w:r w:rsidDel="00F21CB2">
          <w:delText xml:space="preserve"> (</w:delText>
        </w:r>
      </w:del>
      <w:r>
        <w:t>as directed</w:t>
      </w:r>
      <w:ins w:id="307" w:author="Author">
        <w:r w:rsidR="00F21CB2">
          <w:t>,</w:t>
        </w:r>
      </w:ins>
      <w:del w:id="308" w:author="Author">
        <w:r w:rsidDel="00F21CB2">
          <w:delText>)</w:delText>
        </w:r>
      </w:del>
      <w:r>
        <w:t xml:space="preserve"> ahead of time. Paper colors of yellow, orange, green, and black would be best. These reflect the colors of the native bee species in the program.</w:t>
      </w:r>
    </w:p>
    <w:p w14:paraId="59583945" w14:textId="77777777" w:rsidR="005A644F" w:rsidRDefault="005A644F" w:rsidP="007917E3"/>
    <w:p w14:paraId="2899FC3C" w14:textId="77777777" w:rsidR="00526E2B" w:rsidRPr="00B45A3B" w:rsidRDefault="00526E2B" w:rsidP="00B45A3B">
      <w:pPr>
        <w:rPr>
          <w:sz w:val="36"/>
          <w:szCs w:val="36"/>
        </w:rPr>
      </w:pPr>
    </w:p>
    <w:sectPr w:rsidR="00526E2B" w:rsidRPr="00B45A3B" w:rsidSect="00CA4C5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Author" w:initials="A">
    <w:p w14:paraId="42F02AFB" w14:textId="5ED2A827" w:rsidR="00731CB5" w:rsidRDefault="00731CB5">
      <w:pPr>
        <w:pStyle w:val="CommentText"/>
      </w:pPr>
      <w:r>
        <w:rPr>
          <w:rStyle w:val="CommentReference"/>
        </w:rPr>
        <w:annotationRef/>
      </w:r>
      <w:r>
        <w:t>I’m not sure if the possessive is referring to facilitators or a facilitator. I have the plural possessive as the edit here. If it’s singular, referring to on facilitator, use “Facilitator’s”</w:t>
      </w:r>
    </w:p>
  </w:comment>
  <w:comment w:id="148" w:author="Author" w:initials="A">
    <w:p w14:paraId="7CF124B8" w14:textId="4A1AAEFD" w:rsidR="000862FB" w:rsidRDefault="000862FB">
      <w:pPr>
        <w:pStyle w:val="CommentText"/>
      </w:pPr>
      <w:r>
        <w:rPr>
          <w:rStyle w:val="CommentReference"/>
        </w:rPr>
        <w:annotationRef/>
      </w:r>
    </w:p>
  </w:comment>
  <w:comment w:id="149" w:author="Author" w:initials="A">
    <w:p w14:paraId="7CB7FB65" w14:textId="4A87AA06" w:rsidR="000862FB" w:rsidRDefault="000862FB">
      <w:pPr>
        <w:pStyle w:val="CommentText"/>
      </w:pPr>
      <w:r>
        <w:rPr>
          <w:rStyle w:val="CommentReference"/>
        </w:rPr>
        <w:annotationRef/>
      </w:r>
      <w:r>
        <w:t>You may want to bold this</w:t>
      </w:r>
    </w:p>
  </w:comment>
  <w:comment w:id="156" w:author="Author" w:initials="A">
    <w:p w14:paraId="4E945EB8" w14:textId="401F46C8" w:rsidR="00B847DC" w:rsidRDefault="00B847DC">
      <w:pPr>
        <w:pStyle w:val="CommentText"/>
      </w:pPr>
      <w:r>
        <w:rPr>
          <w:rStyle w:val="CommentReference"/>
        </w:rPr>
        <w:annotationRef/>
      </w:r>
      <w:r>
        <w:t>Same here with the possessive. Also, does this need to be capitalized?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F02AFB" w15:done="0"/>
  <w15:commentEx w15:paraId="7CF124B8" w15:done="0"/>
  <w15:commentEx w15:paraId="7CB7FB65" w15:paraIdParent="7CF124B8" w15:done="0"/>
  <w15:commentEx w15:paraId="4E945E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F02AFB" w16cid:durableId="201ED5AB"/>
  <w16cid:commentId w16cid:paraId="7CF124B8" w16cid:durableId="201EE224"/>
  <w16cid:commentId w16cid:paraId="7CB7FB65" w16cid:durableId="201EE227"/>
  <w16cid:commentId w16cid:paraId="4E945EB8" w16cid:durableId="201EE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58BAA" w14:textId="77777777" w:rsidR="0067285B" w:rsidRDefault="0067285B" w:rsidP="00CB252E">
      <w:pPr>
        <w:spacing w:after="0" w:line="240" w:lineRule="auto"/>
      </w:pPr>
      <w:r>
        <w:separator/>
      </w:r>
    </w:p>
  </w:endnote>
  <w:endnote w:type="continuationSeparator" w:id="0">
    <w:p w14:paraId="30ADA2A9" w14:textId="77777777" w:rsidR="0067285B" w:rsidRDefault="0067285B" w:rsidP="00CB2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359B3" w14:textId="77777777" w:rsidR="0067285B" w:rsidRDefault="0067285B" w:rsidP="00CB252E">
      <w:pPr>
        <w:spacing w:after="0" w:line="240" w:lineRule="auto"/>
      </w:pPr>
      <w:r>
        <w:separator/>
      </w:r>
    </w:p>
  </w:footnote>
  <w:footnote w:type="continuationSeparator" w:id="0">
    <w:p w14:paraId="5D6A7A9E" w14:textId="77777777" w:rsidR="0067285B" w:rsidRDefault="0067285B" w:rsidP="00CB2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2F2"/>
    <w:multiLevelType w:val="hybridMultilevel"/>
    <w:tmpl w:val="55203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1332C"/>
    <w:multiLevelType w:val="hybridMultilevel"/>
    <w:tmpl w:val="980EE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6304"/>
    <w:multiLevelType w:val="hybridMultilevel"/>
    <w:tmpl w:val="56683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232BC"/>
    <w:multiLevelType w:val="hybridMultilevel"/>
    <w:tmpl w:val="3CA05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E7C98"/>
    <w:multiLevelType w:val="hybridMultilevel"/>
    <w:tmpl w:val="840C4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60E30"/>
    <w:multiLevelType w:val="hybridMultilevel"/>
    <w:tmpl w:val="10F04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B405FB"/>
    <w:multiLevelType w:val="hybridMultilevel"/>
    <w:tmpl w:val="55203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90195"/>
    <w:multiLevelType w:val="hybridMultilevel"/>
    <w:tmpl w:val="9ECE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3B692F"/>
    <w:multiLevelType w:val="hybridMultilevel"/>
    <w:tmpl w:val="3F24C71E"/>
    <w:lvl w:ilvl="0" w:tplc="71CC416C">
      <w:start w:val="1"/>
      <w:numFmt w:val="decimal"/>
      <w:lvlText w:val="%1."/>
      <w:lvlJc w:val="left"/>
      <w:pPr>
        <w:ind w:left="63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9F715C"/>
    <w:multiLevelType w:val="hybridMultilevel"/>
    <w:tmpl w:val="55203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56684"/>
    <w:multiLevelType w:val="hybridMultilevel"/>
    <w:tmpl w:val="498E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321030"/>
    <w:multiLevelType w:val="hybridMultilevel"/>
    <w:tmpl w:val="80DE3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D560D"/>
    <w:multiLevelType w:val="hybridMultilevel"/>
    <w:tmpl w:val="EDA6B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A0597"/>
    <w:multiLevelType w:val="hybridMultilevel"/>
    <w:tmpl w:val="4B820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F51689"/>
    <w:multiLevelType w:val="hybridMultilevel"/>
    <w:tmpl w:val="562E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C04B8"/>
    <w:multiLevelType w:val="hybridMultilevel"/>
    <w:tmpl w:val="6B04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53786"/>
    <w:multiLevelType w:val="hybridMultilevel"/>
    <w:tmpl w:val="80141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D4AA4"/>
    <w:multiLevelType w:val="hybridMultilevel"/>
    <w:tmpl w:val="698EC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4B52B6"/>
    <w:multiLevelType w:val="hybridMultilevel"/>
    <w:tmpl w:val="55203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DF2F7E"/>
    <w:multiLevelType w:val="hybridMultilevel"/>
    <w:tmpl w:val="4338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5F0B73"/>
    <w:multiLevelType w:val="hybridMultilevel"/>
    <w:tmpl w:val="D4A0B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FF7100"/>
    <w:multiLevelType w:val="hybridMultilevel"/>
    <w:tmpl w:val="55203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443C6B"/>
    <w:multiLevelType w:val="hybridMultilevel"/>
    <w:tmpl w:val="39EE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5470D3"/>
    <w:multiLevelType w:val="hybridMultilevel"/>
    <w:tmpl w:val="55203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532490"/>
    <w:multiLevelType w:val="hybridMultilevel"/>
    <w:tmpl w:val="55203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3D40FF"/>
    <w:multiLevelType w:val="hybridMultilevel"/>
    <w:tmpl w:val="59B4D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09198E"/>
    <w:multiLevelType w:val="hybridMultilevel"/>
    <w:tmpl w:val="047C8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22"/>
  </w:num>
  <w:num w:numId="4">
    <w:abstractNumId w:val="2"/>
  </w:num>
  <w:num w:numId="5">
    <w:abstractNumId w:val="4"/>
  </w:num>
  <w:num w:numId="6">
    <w:abstractNumId w:val="10"/>
  </w:num>
  <w:num w:numId="7">
    <w:abstractNumId w:val="12"/>
  </w:num>
  <w:num w:numId="8">
    <w:abstractNumId w:val="15"/>
  </w:num>
  <w:num w:numId="9">
    <w:abstractNumId w:val="16"/>
  </w:num>
  <w:num w:numId="10">
    <w:abstractNumId w:val="14"/>
  </w:num>
  <w:num w:numId="11">
    <w:abstractNumId w:val="0"/>
  </w:num>
  <w:num w:numId="12">
    <w:abstractNumId w:val="8"/>
  </w:num>
  <w:num w:numId="13">
    <w:abstractNumId w:val="23"/>
  </w:num>
  <w:num w:numId="14">
    <w:abstractNumId w:val="18"/>
  </w:num>
  <w:num w:numId="15">
    <w:abstractNumId w:val="24"/>
  </w:num>
  <w:num w:numId="16">
    <w:abstractNumId w:val="6"/>
  </w:num>
  <w:num w:numId="17">
    <w:abstractNumId w:val="9"/>
  </w:num>
  <w:num w:numId="18">
    <w:abstractNumId w:val="21"/>
  </w:num>
  <w:num w:numId="19">
    <w:abstractNumId w:val="3"/>
  </w:num>
  <w:num w:numId="20">
    <w:abstractNumId w:val="19"/>
  </w:num>
  <w:num w:numId="21">
    <w:abstractNumId w:val="7"/>
  </w:num>
  <w:num w:numId="22">
    <w:abstractNumId w:val="25"/>
  </w:num>
  <w:num w:numId="23">
    <w:abstractNumId w:val="13"/>
  </w:num>
  <w:num w:numId="24">
    <w:abstractNumId w:val="5"/>
  </w:num>
  <w:num w:numId="25">
    <w:abstractNumId w:val="26"/>
  </w:num>
  <w:num w:numId="26">
    <w:abstractNumId w:val="17"/>
  </w:num>
  <w:num w:numId="27">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removePersonalInformation/>
  <w:removeDateAndTim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B9"/>
    <w:rsid w:val="00000E16"/>
    <w:rsid w:val="00007FD1"/>
    <w:rsid w:val="000103BE"/>
    <w:rsid w:val="00022076"/>
    <w:rsid w:val="00025AFD"/>
    <w:rsid w:val="00032515"/>
    <w:rsid w:val="000347DE"/>
    <w:rsid w:val="0003661F"/>
    <w:rsid w:val="00040430"/>
    <w:rsid w:val="00055DB7"/>
    <w:rsid w:val="0006271B"/>
    <w:rsid w:val="000640DD"/>
    <w:rsid w:val="00070898"/>
    <w:rsid w:val="000723E3"/>
    <w:rsid w:val="00085524"/>
    <w:rsid w:val="000862FB"/>
    <w:rsid w:val="000C58A8"/>
    <w:rsid w:val="000D2999"/>
    <w:rsid w:val="000F7312"/>
    <w:rsid w:val="001019AB"/>
    <w:rsid w:val="00103CC8"/>
    <w:rsid w:val="00104FE4"/>
    <w:rsid w:val="00105072"/>
    <w:rsid w:val="0015147F"/>
    <w:rsid w:val="0015341B"/>
    <w:rsid w:val="00157E40"/>
    <w:rsid w:val="0016695E"/>
    <w:rsid w:val="00176CE8"/>
    <w:rsid w:val="00183FB0"/>
    <w:rsid w:val="0019298F"/>
    <w:rsid w:val="001B4349"/>
    <w:rsid w:val="001C30C1"/>
    <w:rsid w:val="001C4187"/>
    <w:rsid w:val="001D1875"/>
    <w:rsid w:val="001D5179"/>
    <w:rsid w:val="001E0B27"/>
    <w:rsid w:val="001E18E9"/>
    <w:rsid w:val="001F2BDC"/>
    <w:rsid w:val="00205F16"/>
    <w:rsid w:val="002127FB"/>
    <w:rsid w:val="00223003"/>
    <w:rsid w:val="00231510"/>
    <w:rsid w:val="0023202A"/>
    <w:rsid w:val="00251B89"/>
    <w:rsid w:val="002656EC"/>
    <w:rsid w:val="00271AA2"/>
    <w:rsid w:val="002A3DA0"/>
    <w:rsid w:val="002A4263"/>
    <w:rsid w:val="002B0E00"/>
    <w:rsid w:val="002B5701"/>
    <w:rsid w:val="002C0B7F"/>
    <w:rsid w:val="002D3CCA"/>
    <w:rsid w:val="002D6B52"/>
    <w:rsid w:val="002F2A51"/>
    <w:rsid w:val="002F5840"/>
    <w:rsid w:val="00313191"/>
    <w:rsid w:val="003351E3"/>
    <w:rsid w:val="003417D5"/>
    <w:rsid w:val="00354F0B"/>
    <w:rsid w:val="0035703B"/>
    <w:rsid w:val="00360358"/>
    <w:rsid w:val="00363C7C"/>
    <w:rsid w:val="00383BB3"/>
    <w:rsid w:val="00395E52"/>
    <w:rsid w:val="003D6A9C"/>
    <w:rsid w:val="003E7874"/>
    <w:rsid w:val="003F5F3A"/>
    <w:rsid w:val="004054EE"/>
    <w:rsid w:val="0042492E"/>
    <w:rsid w:val="00437163"/>
    <w:rsid w:val="004417A1"/>
    <w:rsid w:val="004456A4"/>
    <w:rsid w:val="00457F1D"/>
    <w:rsid w:val="00483D2B"/>
    <w:rsid w:val="004845BD"/>
    <w:rsid w:val="00491F36"/>
    <w:rsid w:val="004A1E81"/>
    <w:rsid w:val="004B0C42"/>
    <w:rsid w:val="004B21F6"/>
    <w:rsid w:val="004E0D1E"/>
    <w:rsid w:val="004E6C46"/>
    <w:rsid w:val="005053A2"/>
    <w:rsid w:val="00526E2B"/>
    <w:rsid w:val="00540397"/>
    <w:rsid w:val="00561091"/>
    <w:rsid w:val="00561EB4"/>
    <w:rsid w:val="00565531"/>
    <w:rsid w:val="00570A65"/>
    <w:rsid w:val="00593626"/>
    <w:rsid w:val="005A1B89"/>
    <w:rsid w:val="005A3653"/>
    <w:rsid w:val="005A644F"/>
    <w:rsid w:val="005A7DA2"/>
    <w:rsid w:val="005B1574"/>
    <w:rsid w:val="005B472A"/>
    <w:rsid w:val="005C0903"/>
    <w:rsid w:val="005C15ED"/>
    <w:rsid w:val="005D23BB"/>
    <w:rsid w:val="005D57F3"/>
    <w:rsid w:val="005D6F7D"/>
    <w:rsid w:val="005D7D87"/>
    <w:rsid w:val="005E3E1F"/>
    <w:rsid w:val="005E48B7"/>
    <w:rsid w:val="005F52B9"/>
    <w:rsid w:val="00604F5D"/>
    <w:rsid w:val="006127FE"/>
    <w:rsid w:val="00617014"/>
    <w:rsid w:val="00617544"/>
    <w:rsid w:val="00625705"/>
    <w:rsid w:val="00636123"/>
    <w:rsid w:val="006413C6"/>
    <w:rsid w:val="00644A03"/>
    <w:rsid w:val="00651645"/>
    <w:rsid w:val="0067285B"/>
    <w:rsid w:val="00672A0E"/>
    <w:rsid w:val="006755CA"/>
    <w:rsid w:val="00675BCB"/>
    <w:rsid w:val="006829AE"/>
    <w:rsid w:val="00687959"/>
    <w:rsid w:val="006B2748"/>
    <w:rsid w:val="006B2789"/>
    <w:rsid w:val="006B5C73"/>
    <w:rsid w:val="006B61E5"/>
    <w:rsid w:val="006C297F"/>
    <w:rsid w:val="006D1C5E"/>
    <w:rsid w:val="006D7C1F"/>
    <w:rsid w:val="007143DD"/>
    <w:rsid w:val="007160F2"/>
    <w:rsid w:val="00721A63"/>
    <w:rsid w:val="00727D17"/>
    <w:rsid w:val="00731CB5"/>
    <w:rsid w:val="007373FF"/>
    <w:rsid w:val="00744B93"/>
    <w:rsid w:val="00750C06"/>
    <w:rsid w:val="00783315"/>
    <w:rsid w:val="00784E7D"/>
    <w:rsid w:val="007917E3"/>
    <w:rsid w:val="00794D03"/>
    <w:rsid w:val="00795C5D"/>
    <w:rsid w:val="007B3EDE"/>
    <w:rsid w:val="007C26F6"/>
    <w:rsid w:val="007C37C2"/>
    <w:rsid w:val="007D5752"/>
    <w:rsid w:val="007F6D0E"/>
    <w:rsid w:val="00800D2D"/>
    <w:rsid w:val="0081781F"/>
    <w:rsid w:val="00834D86"/>
    <w:rsid w:val="00845200"/>
    <w:rsid w:val="00861D51"/>
    <w:rsid w:val="00877F43"/>
    <w:rsid w:val="008979FB"/>
    <w:rsid w:val="008B58A2"/>
    <w:rsid w:val="008C7F9C"/>
    <w:rsid w:val="008D33F5"/>
    <w:rsid w:val="008D5009"/>
    <w:rsid w:val="008E20CE"/>
    <w:rsid w:val="008E249E"/>
    <w:rsid w:val="008E41DE"/>
    <w:rsid w:val="008E6AEC"/>
    <w:rsid w:val="008E786D"/>
    <w:rsid w:val="008F1A0D"/>
    <w:rsid w:val="009007B7"/>
    <w:rsid w:val="00903432"/>
    <w:rsid w:val="00946594"/>
    <w:rsid w:val="00953BAF"/>
    <w:rsid w:val="00955530"/>
    <w:rsid w:val="00960BDC"/>
    <w:rsid w:val="009774BC"/>
    <w:rsid w:val="009A52D6"/>
    <w:rsid w:val="009B6A40"/>
    <w:rsid w:val="009C5D57"/>
    <w:rsid w:val="009D5243"/>
    <w:rsid w:val="009F119D"/>
    <w:rsid w:val="00A21226"/>
    <w:rsid w:val="00A35A1E"/>
    <w:rsid w:val="00A46074"/>
    <w:rsid w:val="00A52088"/>
    <w:rsid w:val="00A54420"/>
    <w:rsid w:val="00A579AF"/>
    <w:rsid w:val="00A6256B"/>
    <w:rsid w:val="00A70E9D"/>
    <w:rsid w:val="00A72B79"/>
    <w:rsid w:val="00A73A1A"/>
    <w:rsid w:val="00A759A3"/>
    <w:rsid w:val="00A77226"/>
    <w:rsid w:val="00A909F2"/>
    <w:rsid w:val="00AC2314"/>
    <w:rsid w:val="00AD3C66"/>
    <w:rsid w:val="00AD66F1"/>
    <w:rsid w:val="00AF4ED8"/>
    <w:rsid w:val="00AF7745"/>
    <w:rsid w:val="00B120EF"/>
    <w:rsid w:val="00B23952"/>
    <w:rsid w:val="00B241B0"/>
    <w:rsid w:val="00B24A4D"/>
    <w:rsid w:val="00B25A60"/>
    <w:rsid w:val="00B30741"/>
    <w:rsid w:val="00B45A3B"/>
    <w:rsid w:val="00B47886"/>
    <w:rsid w:val="00B535AB"/>
    <w:rsid w:val="00B57799"/>
    <w:rsid w:val="00B605C1"/>
    <w:rsid w:val="00B62159"/>
    <w:rsid w:val="00B637AE"/>
    <w:rsid w:val="00B758B4"/>
    <w:rsid w:val="00B7639A"/>
    <w:rsid w:val="00B847DC"/>
    <w:rsid w:val="00B86047"/>
    <w:rsid w:val="00B8650F"/>
    <w:rsid w:val="00B949EB"/>
    <w:rsid w:val="00B96698"/>
    <w:rsid w:val="00BB588F"/>
    <w:rsid w:val="00BC4B8D"/>
    <w:rsid w:val="00BD2ACB"/>
    <w:rsid w:val="00BE598C"/>
    <w:rsid w:val="00BF176D"/>
    <w:rsid w:val="00BF7DE4"/>
    <w:rsid w:val="00C0074D"/>
    <w:rsid w:val="00C42B9E"/>
    <w:rsid w:val="00C562A6"/>
    <w:rsid w:val="00C63525"/>
    <w:rsid w:val="00C6482D"/>
    <w:rsid w:val="00C67867"/>
    <w:rsid w:val="00C758C7"/>
    <w:rsid w:val="00C80757"/>
    <w:rsid w:val="00C9367F"/>
    <w:rsid w:val="00CA494B"/>
    <w:rsid w:val="00CA4C56"/>
    <w:rsid w:val="00CB252E"/>
    <w:rsid w:val="00CB60E4"/>
    <w:rsid w:val="00CB78F4"/>
    <w:rsid w:val="00CC4160"/>
    <w:rsid w:val="00CC42D9"/>
    <w:rsid w:val="00CD614A"/>
    <w:rsid w:val="00CE49EA"/>
    <w:rsid w:val="00CF1D72"/>
    <w:rsid w:val="00D00013"/>
    <w:rsid w:val="00D451D7"/>
    <w:rsid w:val="00D71322"/>
    <w:rsid w:val="00D76225"/>
    <w:rsid w:val="00D82FE5"/>
    <w:rsid w:val="00D90904"/>
    <w:rsid w:val="00D936BC"/>
    <w:rsid w:val="00D95448"/>
    <w:rsid w:val="00DA6D56"/>
    <w:rsid w:val="00DC0101"/>
    <w:rsid w:val="00DC5F12"/>
    <w:rsid w:val="00DE3A89"/>
    <w:rsid w:val="00DE7FEA"/>
    <w:rsid w:val="00DF1A02"/>
    <w:rsid w:val="00E12FA0"/>
    <w:rsid w:val="00E256AE"/>
    <w:rsid w:val="00E444B3"/>
    <w:rsid w:val="00E44FCD"/>
    <w:rsid w:val="00E503CF"/>
    <w:rsid w:val="00E50CE1"/>
    <w:rsid w:val="00E57DCA"/>
    <w:rsid w:val="00E65588"/>
    <w:rsid w:val="00E8025D"/>
    <w:rsid w:val="00E92A97"/>
    <w:rsid w:val="00EB0E8C"/>
    <w:rsid w:val="00EC1042"/>
    <w:rsid w:val="00EC39B4"/>
    <w:rsid w:val="00ED0C9F"/>
    <w:rsid w:val="00ED1507"/>
    <w:rsid w:val="00ED754A"/>
    <w:rsid w:val="00EE6D39"/>
    <w:rsid w:val="00EF4780"/>
    <w:rsid w:val="00EF6033"/>
    <w:rsid w:val="00F024D6"/>
    <w:rsid w:val="00F05F39"/>
    <w:rsid w:val="00F0691C"/>
    <w:rsid w:val="00F10570"/>
    <w:rsid w:val="00F14A12"/>
    <w:rsid w:val="00F16884"/>
    <w:rsid w:val="00F21CB2"/>
    <w:rsid w:val="00F25E34"/>
    <w:rsid w:val="00F2638F"/>
    <w:rsid w:val="00F30080"/>
    <w:rsid w:val="00F50FA8"/>
    <w:rsid w:val="00F61CA7"/>
    <w:rsid w:val="00F626BA"/>
    <w:rsid w:val="00F71B7D"/>
    <w:rsid w:val="00F746EA"/>
    <w:rsid w:val="00F759E5"/>
    <w:rsid w:val="00F80C95"/>
    <w:rsid w:val="00F8539F"/>
    <w:rsid w:val="00F870B2"/>
    <w:rsid w:val="00F944C2"/>
    <w:rsid w:val="00FA6E3D"/>
    <w:rsid w:val="00FC7052"/>
    <w:rsid w:val="00FD3464"/>
    <w:rsid w:val="00FF0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3F4F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3A89"/>
  </w:style>
  <w:style w:type="paragraph" w:styleId="Heading1">
    <w:name w:val="heading 1"/>
    <w:basedOn w:val="Normal"/>
    <w:next w:val="Normal"/>
    <w:link w:val="Heading1Char"/>
    <w:uiPriority w:val="9"/>
    <w:qFormat/>
    <w:rsid w:val="00DF1A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2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52B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F52B9"/>
    <w:rPr>
      <w:rFonts w:eastAsiaTheme="minorEastAsia"/>
      <w:color w:val="5A5A5A" w:themeColor="text1" w:themeTint="A5"/>
      <w:spacing w:val="15"/>
    </w:rPr>
  </w:style>
  <w:style w:type="character" w:styleId="SubtleEmphasis">
    <w:name w:val="Subtle Emphasis"/>
    <w:basedOn w:val="DefaultParagraphFont"/>
    <w:uiPriority w:val="19"/>
    <w:qFormat/>
    <w:rsid w:val="005F52B9"/>
    <w:rPr>
      <w:i/>
      <w:iCs/>
      <w:color w:val="404040" w:themeColor="text1" w:themeTint="BF"/>
    </w:rPr>
  </w:style>
  <w:style w:type="table" w:styleId="TableGrid">
    <w:name w:val="Table Grid"/>
    <w:basedOn w:val="TableNormal"/>
    <w:uiPriority w:val="39"/>
    <w:rsid w:val="00B24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626"/>
    <w:rPr>
      <w:color w:val="0563C1" w:themeColor="hyperlink"/>
      <w:u w:val="single"/>
    </w:rPr>
  </w:style>
  <w:style w:type="paragraph" w:styleId="ListParagraph">
    <w:name w:val="List Paragraph"/>
    <w:basedOn w:val="Normal"/>
    <w:uiPriority w:val="34"/>
    <w:qFormat/>
    <w:rsid w:val="00593626"/>
    <w:pPr>
      <w:ind w:left="720"/>
      <w:contextualSpacing/>
    </w:pPr>
  </w:style>
  <w:style w:type="character" w:styleId="FollowedHyperlink">
    <w:name w:val="FollowedHyperlink"/>
    <w:basedOn w:val="DefaultParagraphFont"/>
    <w:uiPriority w:val="99"/>
    <w:semiHidden/>
    <w:unhideWhenUsed/>
    <w:rsid w:val="004E0D1E"/>
    <w:rPr>
      <w:color w:val="954F72" w:themeColor="followedHyperlink"/>
      <w:u w:val="single"/>
    </w:rPr>
  </w:style>
  <w:style w:type="paragraph" w:styleId="Header">
    <w:name w:val="header"/>
    <w:basedOn w:val="Normal"/>
    <w:link w:val="HeaderChar"/>
    <w:uiPriority w:val="99"/>
    <w:unhideWhenUsed/>
    <w:rsid w:val="00CB25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52E"/>
  </w:style>
  <w:style w:type="paragraph" w:styleId="Footer">
    <w:name w:val="footer"/>
    <w:basedOn w:val="Normal"/>
    <w:link w:val="FooterChar"/>
    <w:uiPriority w:val="99"/>
    <w:unhideWhenUsed/>
    <w:rsid w:val="00CB25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52E"/>
  </w:style>
  <w:style w:type="table" w:styleId="GridTable5Dark-Accent3">
    <w:name w:val="Grid Table 5 Dark Accent 3"/>
    <w:basedOn w:val="TableNormal"/>
    <w:uiPriority w:val="50"/>
    <w:rsid w:val="008E41D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1Char">
    <w:name w:val="Heading 1 Char"/>
    <w:basedOn w:val="DefaultParagraphFont"/>
    <w:link w:val="Heading1"/>
    <w:uiPriority w:val="9"/>
    <w:rsid w:val="00DF1A02"/>
    <w:rPr>
      <w:rFonts w:asciiTheme="majorHAnsi" w:eastAsiaTheme="majorEastAsia" w:hAnsiTheme="majorHAnsi" w:cstheme="majorBidi"/>
      <w:color w:val="2E74B5" w:themeColor="accent1" w:themeShade="BF"/>
      <w:sz w:val="32"/>
      <w:szCs w:val="32"/>
    </w:rPr>
  </w:style>
  <w:style w:type="paragraph" w:customStyle="1" w:styleId="gmail-m-3732565647805980018gmail-msolistparagraph">
    <w:name w:val="gmail-m_-3732565647805980018gmail-msolistparagraph"/>
    <w:basedOn w:val="Normal"/>
    <w:rsid w:val="00526E2B"/>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7C26F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26F6"/>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C26F6"/>
    <w:rPr>
      <w:sz w:val="18"/>
      <w:szCs w:val="18"/>
    </w:rPr>
  </w:style>
  <w:style w:type="paragraph" w:styleId="CommentText">
    <w:name w:val="annotation text"/>
    <w:basedOn w:val="Normal"/>
    <w:link w:val="CommentTextChar"/>
    <w:uiPriority w:val="99"/>
    <w:semiHidden/>
    <w:unhideWhenUsed/>
    <w:rsid w:val="007C26F6"/>
    <w:pPr>
      <w:spacing w:line="240" w:lineRule="auto"/>
    </w:pPr>
    <w:rPr>
      <w:sz w:val="24"/>
      <w:szCs w:val="24"/>
    </w:rPr>
  </w:style>
  <w:style w:type="character" w:customStyle="1" w:styleId="CommentTextChar">
    <w:name w:val="Comment Text Char"/>
    <w:basedOn w:val="DefaultParagraphFont"/>
    <w:link w:val="CommentText"/>
    <w:uiPriority w:val="99"/>
    <w:semiHidden/>
    <w:rsid w:val="007C26F6"/>
    <w:rPr>
      <w:sz w:val="24"/>
      <w:szCs w:val="24"/>
    </w:rPr>
  </w:style>
  <w:style w:type="paragraph" w:styleId="CommentSubject">
    <w:name w:val="annotation subject"/>
    <w:basedOn w:val="CommentText"/>
    <w:next w:val="CommentText"/>
    <w:link w:val="CommentSubjectChar"/>
    <w:uiPriority w:val="99"/>
    <w:semiHidden/>
    <w:unhideWhenUsed/>
    <w:rsid w:val="007C26F6"/>
    <w:rPr>
      <w:b/>
      <w:bCs/>
      <w:sz w:val="20"/>
      <w:szCs w:val="20"/>
    </w:rPr>
  </w:style>
  <w:style w:type="character" w:customStyle="1" w:styleId="CommentSubjectChar">
    <w:name w:val="Comment Subject Char"/>
    <w:basedOn w:val="CommentTextChar"/>
    <w:link w:val="CommentSubject"/>
    <w:uiPriority w:val="99"/>
    <w:semiHidden/>
    <w:rsid w:val="007C26F6"/>
    <w:rPr>
      <w:b/>
      <w:bCs/>
      <w:sz w:val="20"/>
      <w:szCs w:val="20"/>
    </w:rPr>
  </w:style>
  <w:style w:type="paragraph" w:styleId="NormalWeb">
    <w:name w:val="Normal (Web)"/>
    <w:basedOn w:val="Normal"/>
    <w:uiPriority w:val="99"/>
    <w:semiHidden/>
    <w:unhideWhenUsed/>
    <w:rsid w:val="005A365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870729">
      <w:bodyDiv w:val="1"/>
      <w:marLeft w:val="0"/>
      <w:marRight w:val="0"/>
      <w:marTop w:val="0"/>
      <w:marBottom w:val="0"/>
      <w:divBdr>
        <w:top w:val="none" w:sz="0" w:space="0" w:color="auto"/>
        <w:left w:val="none" w:sz="0" w:space="0" w:color="auto"/>
        <w:bottom w:val="none" w:sz="0" w:space="0" w:color="auto"/>
        <w:right w:val="none" w:sz="0" w:space="0" w:color="auto"/>
      </w:divBdr>
    </w:div>
    <w:div w:id="1315835744">
      <w:bodyDiv w:val="1"/>
      <w:marLeft w:val="0"/>
      <w:marRight w:val="0"/>
      <w:marTop w:val="0"/>
      <w:marBottom w:val="0"/>
      <w:divBdr>
        <w:top w:val="none" w:sz="0" w:space="0" w:color="auto"/>
        <w:left w:val="none" w:sz="0" w:space="0" w:color="auto"/>
        <w:bottom w:val="none" w:sz="0" w:space="0" w:color="auto"/>
        <w:right w:val="none" w:sz="0" w:space="0" w:color="auto"/>
      </w:divBdr>
    </w:div>
    <w:div w:id="1644190364">
      <w:bodyDiv w:val="1"/>
      <w:marLeft w:val="0"/>
      <w:marRight w:val="0"/>
      <w:marTop w:val="0"/>
      <w:marBottom w:val="0"/>
      <w:divBdr>
        <w:top w:val="none" w:sz="0" w:space="0" w:color="auto"/>
        <w:left w:val="none" w:sz="0" w:space="0" w:color="auto"/>
        <w:bottom w:val="none" w:sz="0" w:space="0" w:color="auto"/>
        <w:right w:val="none" w:sz="0" w:space="0" w:color="auto"/>
      </w:divBdr>
    </w:div>
    <w:div w:id="1656297882">
      <w:bodyDiv w:val="1"/>
      <w:marLeft w:val="0"/>
      <w:marRight w:val="0"/>
      <w:marTop w:val="0"/>
      <w:marBottom w:val="0"/>
      <w:divBdr>
        <w:top w:val="none" w:sz="0" w:space="0" w:color="auto"/>
        <w:left w:val="none" w:sz="0" w:space="0" w:color="auto"/>
        <w:bottom w:val="none" w:sz="0" w:space="0" w:color="auto"/>
        <w:right w:val="none" w:sz="0" w:space="0" w:color="auto"/>
      </w:divBdr>
    </w:div>
    <w:div w:id="197494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yslett@iastate.edu" TargetMode="External"/><Relationship Id="rId13" Type="http://schemas.openxmlformats.org/officeDocument/2006/relationships/hyperlink" Target="https://lpi.oregonstate.edu/sites/lpi.oregonstate.edu/files/pdf/hyp/lessons-manuals/K12/K5/grade_two_flower_dissection4-2-2016.pdf" TargetMode="External"/><Relationship Id="rId18" Type="http://schemas.openxmlformats.org/officeDocument/2006/relationships/hyperlink" Target="https://www.youtube.com/watch?v=rsMe5PZMSz8"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homeguides.sfgate.com/flower-colors-butterflies-like-pollinate-60735.htm" TargetMode="External"/><Relationship Id="rId7" Type="http://schemas.openxmlformats.org/officeDocument/2006/relationships/hyperlink" Target="https://4-h.org/professionals/marketing-resources/ag-innovators-experience/" TargetMode="External"/><Relationship Id="rId12" Type="http://schemas.openxmlformats.org/officeDocument/2006/relationships/hyperlink" Target="mailto:hayslett@iastate.edu" TargetMode="External"/><Relationship Id="rId17" Type="http://schemas.openxmlformats.org/officeDocument/2006/relationships/hyperlink" Target="https://www.youtube.com/watch?v=6LCFP2eqPPc" TargetMode="External"/><Relationship Id="rId25" Type="http://schemas.openxmlformats.org/officeDocument/2006/relationships/hyperlink" Target="https://www.origami-resource-center.com/easy-origami-bee.html" TargetMode="External"/><Relationship Id="rId2" Type="http://schemas.openxmlformats.org/officeDocument/2006/relationships/styles" Target="styles.xml"/><Relationship Id="rId16" Type="http://schemas.openxmlformats.org/officeDocument/2006/relationships/hyperlink" Target="https://www.agclassroom.org/iowa/matrix/lessonplan.cfm?lpid=148" TargetMode="External"/><Relationship Id="rId20" Type="http://schemas.openxmlformats.org/officeDocument/2006/relationships/hyperlink" Target="https://www.orientaltrading.com/nature-print-sun-sensitive-paper-a2-12_1669.fltr?keyword=sun+paper"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s://www.extension.umn.edu/garden/yard-garden/flowers-for-pollinators/docs/pollinator-guide.pdf" TargetMode="External"/><Relationship Id="rId23" Type="http://schemas.openxmlformats.org/officeDocument/2006/relationships/image" Target="media/image1.png"/><Relationship Id="rId10" Type="http://schemas.microsoft.com/office/2011/relationships/commentsExtended" Target="commentsExtended.xml"/><Relationship Id="rId19" Type="http://schemas.openxmlformats.org/officeDocument/2006/relationships/hyperlink" Target="https://www.google.com/url?sa=t&amp;rct=j&amp;q=&amp;esrc=s&amp;source=web&amp;cd=1&amp;ved=2ahUKEwiAgoP8lcvgAhUHs54KHVWeBs0QFjAAegQIChAC&amp;url=http%3A%2F%2Fwww.teachers-going-green.com%2F_literature_135954%2FBeach_Ball_Bee_Pollination_Game_Lesson-3rd_Grade&amp;usg=AOvVaw0JcQI8cJj3jX8o5NaDtUkI"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www.buglife.org.uk/sites/default/files/Pollinator%20identification%20chart.pdf" TargetMode="External"/><Relationship Id="rId22" Type="http://schemas.openxmlformats.org/officeDocument/2006/relationships/hyperlink" Target="http://www.webexhibits.org/causesofcolor/17C.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3151</Words>
  <Characters>17967</Characters>
  <Application>Microsoft Office Word</Application>
  <DocSecurity>0</DocSecurity>
  <Lines>149</Lines>
  <Paragraphs>42</Paragraphs>
  <ScaleCrop>false</ScaleCrop>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2019-02-26T22:24:00Z</dcterms:created>
  <dcterms:modified xsi:type="dcterms:W3CDTF">2019-02-26T22:39:00Z</dcterms:modified>
</cp:coreProperties>
</file>